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7F2" w:rsidRDefault="00B927F2" w:rsidP="00CF0A77">
      <w:pPr>
        <w:jc w:val="both"/>
      </w:pPr>
      <w:bookmarkStart w:id="0" w:name="_Hlk38744518"/>
      <w:bookmarkEnd w:id="0"/>
      <w:r>
        <w:t xml:space="preserve"> </w:t>
      </w:r>
    </w:p>
    <w:sdt>
      <w:sdtPr>
        <w:id w:val="1750693096"/>
        <w:docPartObj>
          <w:docPartGallery w:val="Cover Pages"/>
          <w:docPartUnique/>
        </w:docPartObj>
      </w:sdtPr>
      <w:sdtEndPr/>
      <w:sdtContent>
        <w:p w:rsidR="00AC5C7A" w:rsidRDefault="00C11F12" w:rsidP="00CF0A77">
          <w:pPr>
            <w:jc w:val="both"/>
          </w:pPr>
          <w:r>
            <w:rPr>
              <w:noProof/>
            </w:rPr>
            <mc:AlternateContent>
              <mc:Choice Requires="wps">
                <w:drawing>
                  <wp:anchor distT="0" distB="0" distL="114300" distR="114300" simplePos="0" relativeHeight="251660288" behindDoc="0" locked="0" layoutInCell="1" allowOverlap="1">
                    <wp:simplePos x="0" y="0"/>
                    <wp:positionH relativeFrom="page">
                      <wp:posOffset>3537857</wp:posOffset>
                    </wp:positionH>
                    <wp:positionV relativeFrom="page">
                      <wp:posOffset>250371</wp:posOffset>
                    </wp:positionV>
                    <wp:extent cx="2875280" cy="3143250"/>
                    <wp:effectExtent l="0" t="0" r="635" b="0"/>
                    <wp:wrapNone/>
                    <wp:docPr id="467" name="Rectangle 467"/>
                    <wp:cNvGraphicFramePr/>
                    <a:graphic xmlns:a="http://schemas.openxmlformats.org/drawingml/2006/main">
                      <a:graphicData uri="http://schemas.microsoft.com/office/word/2010/wordprocessingShape">
                        <wps:wsp>
                          <wps:cNvSpPr/>
                          <wps:spPr>
                            <a:xfrm>
                              <a:off x="0" y="0"/>
                              <a:ext cx="2875280" cy="3143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84CED" w:rsidRPr="00415725" w:rsidRDefault="00084CED" w:rsidP="003144B8">
                                <w:pPr>
                                  <w:spacing w:before="240"/>
                                  <w:rPr>
                                    <w:b/>
                                    <w:color w:val="FFFFFF" w:themeColor="background1"/>
                                  </w:rPr>
                                </w:pPr>
                                <w:r>
                                  <w:rPr>
                                    <w:rFonts w:asciiTheme="majorHAnsi" w:eastAsiaTheme="majorEastAsia" w:hAnsiTheme="majorHAnsi" w:cstheme="majorBidi"/>
                                    <w:b/>
                                    <w:noProof/>
                                    <w:color w:val="3494BA" w:themeColor="accent1"/>
                                    <w:sz w:val="56"/>
                                    <w:szCs w:val="72"/>
                                  </w:rPr>
                                  <w:t>Business Requirement Document</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id="Rectangle 467" o:spid="_x0000_s1026" style="position:absolute;left:0;text-align:left;margin-left:278.55pt;margin-top:19.7pt;width:226.4pt;height:247.5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" fillcolor="#373545 [3215]" stroked="f" strokeweight="1pt">
                    <v:textbox inset="14.4pt,14.4pt,14.4pt,28.8pt">
                      <w:txbxContent>
                        <w:p w:rsidR="00084CED" w:rsidRPr="00415725" w:rsidRDefault="00084CED" w:rsidP="003144B8">
                          <w:pPr>
                            <w:spacing w:before="240"/>
                            <w:rPr>
                              <w:b/>
                              <w:color w:val="FFFFFF" w:themeColor="background1"/>
                            </w:rPr>
                          </w:pPr>
                          <w:r>
                            <w:rPr>
                              <w:rFonts w:asciiTheme="majorHAnsi" w:eastAsiaTheme="majorEastAsia" w:hAnsiTheme="majorHAnsi" w:cstheme="majorBidi"/>
                              <w:b/>
                              <w:noProof/>
                              <w:color w:val="3494BA" w:themeColor="accent1"/>
                              <w:sz w:val="56"/>
                              <w:szCs w:val="72"/>
                            </w:rPr>
                            <w:t>Business Requirement Document</w:t>
                          </w:r>
                        </w:p>
                      </w:txbxContent>
                    </v:textbox>
                    <w10:wrap anchorx="page" anchory="page"/>
                  </v:rect>
                </w:pict>
              </mc:Fallback>
            </mc:AlternateContent>
          </w:r>
          <w:r w:rsidR="00D17736">
            <w:rPr>
              <w:noProof/>
            </w:rPr>
            <w:drawing>
              <wp:anchor distT="0" distB="0" distL="114300" distR="114300" simplePos="0" relativeHeight="251664384" behindDoc="1" locked="0" layoutInCell="1" allowOverlap="1">
                <wp:simplePos x="0" y="0"/>
                <wp:positionH relativeFrom="column">
                  <wp:posOffset>-171450</wp:posOffset>
                </wp:positionH>
                <wp:positionV relativeFrom="paragraph">
                  <wp:posOffset>0</wp:posOffset>
                </wp:positionV>
                <wp:extent cx="2714625" cy="323850"/>
                <wp:effectExtent l="0" t="0" r="9525" b="9525"/>
                <wp:wrapTight wrapText="bothSides">
                  <wp:wrapPolygon edited="0">
                    <wp:start x="0" y="0"/>
                    <wp:lineTo x="0" y="21357"/>
                    <wp:lineTo x="21524" y="21357"/>
                    <wp:lineTo x="21524" y="0"/>
                    <wp:lineTo x="0" y="0"/>
                  </wp:wrapPolygon>
                </wp:wrapTight>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4625" cy="323850"/>
                        </a:xfrm>
                        <a:prstGeom prst="rect">
                          <a:avLst/>
                        </a:prstGeom>
                        <a:noFill/>
                        <a:ln>
                          <a:noFill/>
                        </a:ln>
                      </pic:spPr>
                    </pic:pic>
                  </a:graphicData>
                </a:graphic>
                <wp14:sizeRelV relativeFrom="margin">
                  <wp14:pctHeight>0</wp14:pctHeight>
                </wp14:sizeRelV>
              </wp:anchor>
            </w:drawing>
          </w:r>
          <w:r w:rsidR="00AC5C7A">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084CED" w:rsidRDefault="00084CED" w:rsidP="00AC5C7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4eaf3 [660]" stroked="f" strokeweight="1pt">
                    <v:fill color2="#7fc0db [1940]" rotate="t" focus="100%" type="gradient">
                      <o:fill v:ext="view" type="gradientUnscaled"/>
                    </v:fill>
                    <v:textbox inset="21.6pt,,21.6pt">
                      <w:txbxContent>
                        <w:p w:rsidR="00084CED" w:rsidRDefault="00084CED" w:rsidP="00AC5C7A"/>
                      </w:txbxContent>
                    </v:textbox>
                    <w10:wrap anchorx="page" anchory="page"/>
                  </v:rect>
                </w:pict>
              </mc:Fallback>
            </mc:AlternateContent>
          </w:r>
          <w:r w:rsidR="00AC5C7A">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CDA930F"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496f8f [1614]" strokeweight="1.25pt">
                    <w10:wrap anchorx="page" anchory="page"/>
                  </v:rect>
                </w:pict>
              </mc:Fallback>
            </mc:AlternateContent>
          </w:r>
          <w:r w:rsidR="00AC5C7A">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5241BB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3494ba [3204]" stroked="f" strokeweight="1pt">
                    <w10:wrap anchorx="page" anchory="page"/>
                  </v:rect>
                </w:pict>
              </mc:Fallback>
            </mc:AlternateContent>
          </w:r>
        </w:p>
        <w:p w:rsidR="00A87863" w:rsidRDefault="00145FF9" w:rsidP="00CF0A77">
          <w:pPr>
            <w:jc w:val="both"/>
          </w:pPr>
        </w:p>
      </w:sdtContent>
    </w:sdt>
    <w:p w:rsidR="004B1D89" w:rsidRDefault="00D02990" w:rsidP="001228BC">
      <w:pPr>
        <w:spacing w:before="240"/>
        <w:ind w:left="90"/>
        <w:jc w:val="both"/>
      </w:pP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52725" cy="321945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52725" cy="3219450"/>
                        </a:xfrm>
                        <a:prstGeom prst="rect">
                          <a:avLst/>
                        </a:prstGeom>
                        <a:noFill/>
                        <a:ln w="6350">
                          <a:noFill/>
                        </a:ln>
                        <a:effectLst/>
                      </wps:spPr>
                      <wps:txbx>
                        <w:txbxContent>
                          <w:p w:rsidR="00084CED" w:rsidRPr="00D02990" w:rsidRDefault="00084CED">
                            <w:pPr>
                              <w:rPr>
                                <w:rFonts w:asciiTheme="majorHAnsi" w:eastAsiaTheme="majorEastAsia" w:hAnsiTheme="majorHAnsi" w:cstheme="majorBidi"/>
                                <w:b/>
                                <w:noProof/>
                                <w:color w:val="3494BA" w:themeColor="accent1"/>
                                <w:sz w:val="40"/>
                                <w:szCs w:val="72"/>
                              </w:rPr>
                            </w:pPr>
                            <w:r w:rsidRPr="006D7C60">
                              <w:rPr>
                                <w:rFonts w:asciiTheme="majorHAnsi" w:eastAsiaTheme="majorEastAsia" w:hAnsiTheme="majorHAnsi" w:cstheme="majorBidi"/>
                                <w:b/>
                                <w:noProof/>
                                <w:color w:val="3494BA" w:themeColor="accent1"/>
                                <w:sz w:val="40"/>
                                <w:szCs w:val="40"/>
                              </w:rPr>
                              <w:t>OLSS –</w:t>
                            </w:r>
                            <w:r>
                              <w:rPr>
                                <w:rFonts w:asciiTheme="majorHAnsi" w:eastAsiaTheme="majorEastAsia" w:hAnsiTheme="majorHAnsi" w:cstheme="majorBidi"/>
                                <w:b/>
                                <w:noProof/>
                                <w:color w:val="3494BA" w:themeColor="accent1"/>
                                <w:sz w:val="56"/>
                                <w:szCs w:val="72"/>
                              </w:rPr>
                              <w:t xml:space="preserve"> </w:t>
                            </w:r>
                            <w:r w:rsidRPr="00D02990">
                              <w:rPr>
                                <w:rFonts w:asciiTheme="majorHAnsi" w:eastAsiaTheme="majorEastAsia" w:hAnsiTheme="majorHAnsi" w:cstheme="majorBidi"/>
                                <w:b/>
                                <w:noProof/>
                                <w:color w:val="3494BA" w:themeColor="accent1"/>
                                <w:sz w:val="40"/>
                                <w:szCs w:val="72"/>
                              </w:rPr>
                              <w:t xml:space="preserve">CR </w:t>
                            </w:r>
                            <w:r>
                              <w:rPr>
                                <w:rFonts w:asciiTheme="majorHAnsi" w:eastAsiaTheme="majorEastAsia" w:hAnsiTheme="majorHAnsi" w:cstheme="majorBidi"/>
                                <w:b/>
                                <w:noProof/>
                                <w:color w:val="3494BA" w:themeColor="accent1"/>
                                <w:sz w:val="40"/>
                                <w:szCs w:val="72"/>
                              </w:rPr>
                              <w:t>Asset Selling COP – Phase 2</w:t>
                            </w:r>
                          </w:p>
                          <w:p w:rsidR="00084CED" w:rsidRPr="006D7C60" w:rsidRDefault="00145FF9">
                            <w:pPr>
                              <w:rPr>
                                <w:rFonts w:asciiTheme="majorHAnsi" w:eastAsiaTheme="majorEastAsia" w:hAnsiTheme="majorHAnsi" w:cstheme="majorBidi"/>
                                <w:b/>
                                <w:noProof/>
                                <w:color w:val="373545" w:themeColor="text2"/>
                                <w:sz w:val="40"/>
                                <w:szCs w:val="40"/>
                              </w:rPr>
                            </w:pPr>
                            <w:sdt>
                              <w:sdtPr>
                                <w:rPr>
                                  <w:rFonts w:asciiTheme="majorHAnsi" w:eastAsiaTheme="majorEastAsia" w:hAnsiTheme="majorHAnsi" w:cstheme="majorBidi"/>
                                  <w:b/>
                                  <w:noProof/>
                                  <w:color w:val="373545" w:themeColor="text2"/>
                                  <w:sz w:val="40"/>
                                  <w:szCs w:val="40"/>
                                </w:rPr>
                                <w:alias w:val="Subtitle"/>
                                <w:id w:val="1337418489"/>
                                <w:dataBinding w:prefixMappings="xmlns:ns0='http://schemas.openxmlformats.org/package/2006/metadata/core-properties' xmlns:ns1='http://purl.org/dc/elements/1.1/'" w:xpath="/ns0:coreProperties[1]/ns1:subject[1]" w:storeItemID="{6C3C8BC8-F283-45AE-878A-BAB7291924A1}"/>
                                <w:text/>
                              </w:sdtPr>
                              <w:sdtEndPr/>
                              <w:sdtContent>
                                <w:r w:rsidR="00084CED" w:rsidRPr="006D7C60">
                                  <w:rPr>
                                    <w:rFonts w:asciiTheme="majorHAnsi" w:eastAsiaTheme="majorEastAsia" w:hAnsiTheme="majorHAnsi" w:cstheme="majorBidi"/>
                                    <w:b/>
                                    <w:noProof/>
                                    <w:color w:val="373545" w:themeColor="text2"/>
                                    <w:sz w:val="40"/>
                                    <w:szCs w:val="40"/>
                                  </w:rPr>
                                  <w:t>PT. Berlian Sistem Informasi</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0" o:spid="_x0000_s1028" type="#_x0000_t202" style="position:absolute;left:0;text-align:left;margin-left:0;margin-top:0;width:216.75pt;height:253.5pt;z-index:251661312;visibility:visible;mso-wrap-style:square;mso-width-percent:0;mso-height-percent:0;mso-left-percent:455;mso-top-percent:350;mso-wrap-distance-left:9pt;mso-wrap-distance-top:0;mso-wrap-distance-right:9pt;mso-wrap-distance-bottom:0;mso-position-horizontal-relative:page;mso-position-vertical-relative:page;mso-width-percent: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" filled="f" stroked="f" strokeweight=".5pt">
                <v:textbox>
                  <w:txbxContent>
                    <w:p w:rsidR="00084CED" w:rsidRPr="00D02990" w:rsidRDefault="00084CED">
                      <w:pPr>
                        <w:rPr>
                          <w:rFonts w:asciiTheme="majorHAnsi" w:eastAsiaTheme="majorEastAsia" w:hAnsiTheme="majorHAnsi" w:cstheme="majorBidi"/>
                          <w:b/>
                          <w:noProof/>
                          <w:color w:val="3494BA" w:themeColor="accent1"/>
                          <w:sz w:val="40"/>
                          <w:szCs w:val="72"/>
                        </w:rPr>
                      </w:pPr>
                      <w:r w:rsidRPr="006D7C60">
                        <w:rPr>
                          <w:rFonts w:asciiTheme="majorHAnsi" w:eastAsiaTheme="majorEastAsia" w:hAnsiTheme="majorHAnsi" w:cstheme="majorBidi"/>
                          <w:b/>
                          <w:noProof/>
                          <w:color w:val="3494BA" w:themeColor="accent1"/>
                          <w:sz w:val="40"/>
                          <w:szCs w:val="40"/>
                        </w:rPr>
                        <w:t>OLSS –</w:t>
                      </w:r>
                      <w:r>
                        <w:rPr>
                          <w:rFonts w:asciiTheme="majorHAnsi" w:eastAsiaTheme="majorEastAsia" w:hAnsiTheme="majorHAnsi" w:cstheme="majorBidi"/>
                          <w:b/>
                          <w:noProof/>
                          <w:color w:val="3494BA" w:themeColor="accent1"/>
                          <w:sz w:val="56"/>
                          <w:szCs w:val="72"/>
                        </w:rPr>
                        <w:t xml:space="preserve"> </w:t>
                      </w:r>
                      <w:r w:rsidRPr="00D02990">
                        <w:rPr>
                          <w:rFonts w:asciiTheme="majorHAnsi" w:eastAsiaTheme="majorEastAsia" w:hAnsiTheme="majorHAnsi" w:cstheme="majorBidi"/>
                          <w:b/>
                          <w:noProof/>
                          <w:color w:val="3494BA" w:themeColor="accent1"/>
                          <w:sz w:val="40"/>
                          <w:szCs w:val="72"/>
                        </w:rPr>
                        <w:t xml:space="preserve">CR </w:t>
                      </w:r>
                      <w:r>
                        <w:rPr>
                          <w:rFonts w:asciiTheme="majorHAnsi" w:eastAsiaTheme="majorEastAsia" w:hAnsiTheme="majorHAnsi" w:cstheme="majorBidi"/>
                          <w:b/>
                          <w:noProof/>
                          <w:color w:val="3494BA" w:themeColor="accent1"/>
                          <w:sz w:val="40"/>
                          <w:szCs w:val="72"/>
                        </w:rPr>
                        <w:t>Asset Selling COP – Phase 2</w:t>
                      </w:r>
                    </w:p>
                    <w:p w:rsidR="00084CED" w:rsidRPr="006D7C60" w:rsidRDefault="00084CED">
                      <w:pPr>
                        <w:rPr>
                          <w:rFonts w:asciiTheme="majorHAnsi" w:eastAsiaTheme="majorEastAsia" w:hAnsiTheme="majorHAnsi" w:cstheme="majorBidi"/>
                          <w:b/>
                          <w:noProof/>
                          <w:color w:val="373545" w:themeColor="text2"/>
                          <w:sz w:val="40"/>
                          <w:szCs w:val="40"/>
                        </w:rPr>
                      </w:pPr>
                      <w:sdt>
                        <w:sdtPr>
                          <w:rPr>
                            <w:rFonts w:asciiTheme="majorHAnsi" w:eastAsiaTheme="majorEastAsia" w:hAnsiTheme="majorHAnsi" w:cstheme="majorBidi"/>
                            <w:b/>
                            <w:noProof/>
                            <w:color w:val="373545" w:themeColor="text2"/>
                            <w:sz w:val="40"/>
                            <w:szCs w:val="40"/>
                          </w:rPr>
                          <w:alias w:val="Subtitle"/>
                          <w:id w:val="1337418489"/>
                          <w:dataBinding w:prefixMappings="xmlns:ns0='http://schemas.openxmlformats.org/package/2006/metadata/core-properties' xmlns:ns1='http://purl.org/dc/elements/1.1/'" w:xpath="/ns0:coreProperties[1]/ns1:subject[1]" w:storeItemID="{6C3C8BC8-F283-45AE-878A-BAB7291924A1}"/>
                          <w:text/>
                        </w:sdtPr>
                        <w:sdtContent>
                          <w:r w:rsidRPr="006D7C60">
                            <w:rPr>
                              <w:rFonts w:asciiTheme="majorHAnsi" w:eastAsiaTheme="majorEastAsia" w:hAnsiTheme="majorHAnsi" w:cstheme="majorBidi"/>
                              <w:b/>
                              <w:noProof/>
                              <w:color w:val="373545" w:themeColor="text2"/>
                              <w:sz w:val="40"/>
                              <w:szCs w:val="40"/>
                            </w:rPr>
                            <w:t>PT. Berlian Sistem Informasi</w:t>
                          </w:r>
                        </w:sdtContent>
                      </w:sdt>
                    </w:p>
                  </w:txbxContent>
                </v:textbox>
                <w10:wrap type="square" anchorx="page" anchory="page"/>
              </v:shape>
            </w:pict>
          </mc:Fallback>
        </mc:AlternateContent>
      </w:r>
      <w:r w:rsidR="00A87863">
        <w:br w:type="page"/>
      </w:r>
    </w:p>
    <w:p w:rsidR="004B1D89" w:rsidRDefault="004B1D89" w:rsidP="001228BC">
      <w:pPr>
        <w:spacing w:before="240"/>
        <w:ind w:left="90"/>
        <w:jc w:val="both"/>
      </w:pPr>
    </w:p>
    <w:p w:rsidR="005F32D4" w:rsidRPr="001228BC" w:rsidRDefault="00A87863" w:rsidP="001228BC">
      <w:pPr>
        <w:spacing w:before="240"/>
        <w:ind w:left="90"/>
        <w:jc w:val="both"/>
        <w:rPr>
          <w:b/>
          <w:color w:val="276E8B" w:themeColor="accent1" w:themeShade="BF"/>
          <w:sz w:val="32"/>
        </w:rPr>
      </w:pPr>
      <w:r w:rsidRPr="001228BC">
        <w:rPr>
          <w:b/>
          <w:color w:val="276E8B" w:themeColor="accent1" w:themeShade="BF"/>
          <w:sz w:val="32"/>
        </w:rPr>
        <w:t>Version Control</w:t>
      </w:r>
    </w:p>
    <w:tbl>
      <w:tblPr>
        <w:tblStyle w:val="GridTable4-Accent1"/>
        <w:tblW w:w="9641"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046"/>
        <w:gridCol w:w="914"/>
        <w:gridCol w:w="2075"/>
        <w:gridCol w:w="4606"/>
      </w:tblGrid>
      <w:tr w:rsidR="00EE7BD6" w:rsidTr="00E73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Borders>
              <w:top w:val="none" w:sz="0" w:space="0" w:color="auto"/>
              <w:left w:val="none" w:sz="0" w:space="0" w:color="auto"/>
              <w:bottom w:val="none" w:sz="0" w:space="0" w:color="auto"/>
              <w:right w:val="none" w:sz="0" w:space="0" w:color="auto"/>
            </w:tcBorders>
          </w:tcPr>
          <w:p w:rsidR="00EE7BD6" w:rsidRDefault="00EE7BD6" w:rsidP="00CF0A77">
            <w:pPr>
              <w:jc w:val="both"/>
            </w:pPr>
            <w:r>
              <w:t>Author</w:t>
            </w:r>
          </w:p>
        </w:tc>
        <w:tc>
          <w:tcPr>
            <w:tcW w:w="914" w:type="dxa"/>
            <w:tcBorders>
              <w:top w:val="none" w:sz="0" w:space="0" w:color="auto"/>
              <w:left w:val="none" w:sz="0" w:space="0" w:color="auto"/>
              <w:bottom w:val="none" w:sz="0" w:space="0" w:color="auto"/>
              <w:right w:val="none" w:sz="0" w:space="0" w:color="auto"/>
            </w:tcBorders>
          </w:tcPr>
          <w:p w:rsidR="00EE7BD6" w:rsidRDefault="00EE7BD6" w:rsidP="00CF0A77">
            <w:pPr>
              <w:jc w:val="both"/>
              <w:cnfStyle w:val="100000000000" w:firstRow="1" w:lastRow="0" w:firstColumn="0" w:lastColumn="0" w:oddVBand="0" w:evenVBand="0" w:oddHBand="0" w:evenHBand="0" w:firstRowFirstColumn="0" w:firstRowLastColumn="0" w:lastRowFirstColumn="0" w:lastRowLastColumn="0"/>
            </w:pPr>
            <w:r>
              <w:t>Version</w:t>
            </w:r>
          </w:p>
        </w:tc>
        <w:tc>
          <w:tcPr>
            <w:tcW w:w="2075" w:type="dxa"/>
            <w:tcBorders>
              <w:top w:val="none" w:sz="0" w:space="0" w:color="auto"/>
              <w:left w:val="none" w:sz="0" w:space="0" w:color="auto"/>
              <w:bottom w:val="none" w:sz="0" w:space="0" w:color="auto"/>
              <w:right w:val="none" w:sz="0" w:space="0" w:color="auto"/>
            </w:tcBorders>
          </w:tcPr>
          <w:p w:rsidR="00EE7BD6" w:rsidRDefault="00EE7BD6" w:rsidP="00CF0A77">
            <w:pPr>
              <w:jc w:val="both"/>
              <w:cnfStyle w:val="100000000000" w:firstRow="1" w:lastRow="0" w:firstColumn="0" w:lastColumn="0" w:oddVBand="0" w:evenVBand="0" w:oddHBand="0" w:evenHBand="0" w:firstRowFirstColumn="0" w:firstRowLastColumn="0" w:lastRowFirstColumn="0" w:lastRowLastColumn="0"/>
            </w:pPr>
            <w:r>
              <w:t>Date</w:t>
            </w:r>
          </w:p>
        </w:tc>
        <w:tc>
          <w:tcPr>
            <w:tcW w:w="4606" w:type="dxa"/>
            <w:tcBorders>
              <w:top w:val="none" w:sz="0" w:space="0" w:color="auto"/>
              <w:left w:val="none" w:sz="0" w:space="0" w:color="auto"/>
              <w:bottom w:val="none" w:sz="0" w:space="0" w:color="auto"/>
              <w:right w:val="none" w:sz="0" w:space="0" w:color="auto"/>
            </w:tcBorders>
          </w:tcPr>
          <w:p w:rsidR="00EE7BD6" w:rsidRDefault="00EE7BD6" w:rsidP="00CF0A77">
            <w:pPr>
              <w:jc w:val="both"/>
              <w:cnfStyle w:val="100000000000" w:firstRow="1" w:lastRow="0" w:firstColumn="0" w:lastColumn="0" w:oddVBand="0" w:evenVBand="0" w:oddHBand="0" w:evenHBand="0" w:firstRowFirstColumn="0" w:firstRowLastColumn="0" w:lastRowFirstColumn="0" w:lastRowLastColumn="0"/>
            </w:pPr>
            <w:r>
              <w:t>Description</w:t>
            </w:r>
          </w:p>
        </w:tc>
      </w:tr>
      <w:tr w:rsidR="00EE7BD6" w:rsidTr="00E7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EE7BD6" w:rsidRDefault="006D7C60" w:rsidP="00CF0A77">
            <w:pPr>
              <w:jc w:val="both"/>
            </w:pPr>
            <w:proofErr w:type="spellStart"/>
            <w:r>
              <w:t>Rayang</w:t>
            </w:r>
            <w:proofErr w:type="spellEnd"/>
            <w:r>
              <w:t xml:space="preserve"> </w:t>
            </w:r>
            <w:proofErr w:type="spellStart"/>
            <w:r>
              <w:t>Amiriyanti</w:t>
            </w:r>
            <w:proofErr w:type="spellEnd"/>
          </w:p>
        </w:tc>
        <w:tc>
          <w:tcPr>
            <w:tcW w:w="914" w:type="dxa"/>
          </w:tcPr>
          <w:p w:rsidR="00EE7BD6" w:rsidRDefault="00EE7BD6" w:rsidP="00CF0A77">
            <w:pPr>
              <w:jc w:val="both"/>
              <w:cnfStyle w:val="000000100000" w:firstRow="0" w:lastRow="0" w:firstColumn="0" w:lastColumn="0" w:oddVBand="0" w:evenVBand="0" w:oddHBand="1" w:evenHBand="0" w:firstRowFirstColumn="0" w:firstRowLastColumn="0" w:lastRowFirstColumn="0" w:lastRowLastColumn="0"/>
            </w:pPr>
            <w:r>
              <w:t>V_1.0</w:t>
            </w:r>
          </w:p>
        </w:tc>
        <w:tc>
          <w:tcPr>
            <w:tcW w:w="2075" w:type="dxa"/>
          </w:tcPr>
          <w:p w:rsidR="00EE7BD6" w:rsidRDefault="00D171A5" w:rsidP="00CF0A77">
            <w:pPr>
              <w:jc w:val="both"/>
              <w:cnfStyle w:val="000000100000" w:firstRow="0" w:lastRow="0" w:firstColumn="0" w:lastColumn="0" w:oddVBand="0" w:evenVBand="0" w:oddHBand="1" w:evenHBand="0" w:firstRowFirstColumn="0" w:firstRowLastColumn="0" w:lastRowFirstColumn="0" w:lastRowLastColumn="0"/>
            </w:pPr>
            <w:r>
              <w:t>4</w:t>
            </w:r>
            <w:r w:rsidR="0053649F">
              <w:t xml:space="preserve"> </w:t>
            </w:r>
            <w:r>
              <w:t>November</w:t>
            </w:r>
            <w:r w:rsidR="007101DE">
              <w:t xml:space="preserve"> 2020</w:t>
            </w:r>
          </w:p>
        </w:tc>
        <w:tc>
          <w:tcPr>
            <w:tcW w:w="4606" w:type="dxa"/>
          </w:tcPr>
          <w:p w:rsidR="00EE7BD6" w:rsidRDefault="00793F03" w:rsidP="00CF0A77">
            <w:pPr>
              <w:jc w:val="both"/>
              <w:cnfStyle w:val="000000100000" w:firstRow="0" w:lastRow="0" w:firstColumn="0" w:lastColumn="0" w:oddVBand="0" w:evenVBand="0" w:oddHBand="1" w:evenHBand="0" w:firstRowFirstColumn="0" w:firstRowLastColumn="0" w:lastRowFirstColumn="0" w:lastRowLastColumn="0"/>
            </w:pPr>
            <w:r>
              <w:t>First</w:t>
            </w:r>
            <w:r w:rsidR="007F542F">
              <w:t xml:space="preserve"> Version</w:t>
            </w:r>
          </w:p>
        </w:tc>
      </w:tr>
      <w:tr w:rsidR="0032461D" w:rsidTr="00E73D9A">
        <w:tc>
          <w:tcPr>
            <w:cnfStyle w:val="001000000000" w:firstRow="0" w:lastRow="0" w:firstColumn="1" w:lastColumn="0" w:oddVBand="0" w:evenVBand="0" w:oddHBand="0" w:evenHBand="0" w:firstRowFirstColumn="0" w:firstRowLastColumn="0" w:lastRowFirstColumn="0" w:lastRowLastColumn="0"/>
            <w:tcW w:w="2046" w:type="dxa"/>
          </w:tcPr>
          <w:p w:rsidR="0032461D" w:rsidRDefault="0032461D" w:rsidP="0032461D">
            <w:pPr>
              <w:jc w:val="both"/>
            </w:pPr>
          </w:p>
        </w:tc>
        <w:tc>
          <w:tcPr>
            <w:tcW w:w="914" w:type="dxa"/>
          </w:tcPr>
          <w:p w:rsidR="0032461D" w:rsidRDefault="0032461D" w:rsidP="0032461D">
            <w:pPr>
              <w:jc w:val="both"/>
              <w:cnfStyle w:val="000000000000" w:firstRow="0" w:lastRow="0" w:firstColumn="0" w:lastColumn="0" w:oddVBand="0" w:evenVBand="0" w:oddHBand="0" w:evenHBand="0" w:firstRowFirstColumn="0" w:firstRowLastColumn="0" w:lastRowFirstColumn="0" w:lastRowLastColumn="0"/>
            </w:pPr>
          </w:p>
        </w:tc>
        <w:tc>
          <w:tcPr>
            <w:tcW w:w="2075" w:type="dxa"/>
          </w:tcPr>
          <w:p w:rsidR="0032461D" w:rsidRDefault="0032461D" w:rsidP="0032461D">
            <w:pPr>
              <w:jc w:val="both"/>
              <w:cnfStyle w:val="000000000000" w:firstRow="0" w:lastRow="0" w:firstColumn="0" w:lastColumn="0" w:oddVBand="0" w:evenVBand="0" w:oddHBand="0" w:evenHBand="0" w:firstRowFirstColumn="0" w:firstRowLastColumn="0" w:lastRowFirstColumn="0" w:lastRowLastColumn="0"/>
            </w:pPr>
          </w:p>
        </w:tc>
        <w:tc>
          <w:tcPr>
            <w:tcW w:w="4606" w:type="dxa"/>
          </w:tcPr>
          <w:p w:rsidR="0032461D" w:rsidRDefault="0032461D" w:rsidP="0032461D">
            <w:pPr>
              <w:jc w:val="both"/>
              <w:cnfStyle w:val="000000000000" w:firstRow="0" w:lastRow="0" w:firstColumn="0" w:lastColumn="0" w:oddVBand="0" w:evenVBand="0" w:oddHBand="0" w:evenHBand="0" w:firstRowFirstColumn="0" w:firstRowLastColumn="0" w:lastRowFirstColumn="0" w:lastRowLastColumn="0"/>
            </w:pPr>
          </w:p>
        </w:tc>
      </w:tr>
      <w:tr w:rsidR="00017911" w:rsidTr="00E7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017911" w:rsidRDefault="00017911" w:rsidP="00017911">
            <w:pPr>
              <w:jc w:val="both"/>
            </w:pPr>
          </w:p>
        </w:tc>
        <w:tc>
          <w:tcPr>
            <w:tcW w:w="914" w:type="dxa"/>
          </w:tcPr>
          <w:p w:rsidR="00017911" w:rsidRDefault="00017911" w:rsidP="00017911">
            <w:pPr>
              <w:jc w:val="both"/>
              <w:cnfStyle w:val="000000100000" w:firstRow="0" w:lastRow="0" w:firstColumn="0" w:lastColumn="0" w:oddVBand="0" w:evenVBand="0" w:oddHBand="1" w:evenHBand="0" w:firstRowFirstColumn="0" w:firstRowLastColumn="0" w:lastRowFirstColumn="0" w:lastRowLastColumn="0"/>
            </w:pPr>
          </w:p>
        </w:tc>
        <w:tc>
          <w:tcPr>
            <w:tcW w:w="2075" w:type="dxa"/>
          </w:tcPr>
          <w:p w:rsidR="00017911" w:rsidRDefault="00017911" w:rsidP="00017911">
            <w:pPr>
              <w:jc w:val="both"/>
              <w:cnfStyle w:val="000000100000" w:firstRow="0" w:lastRow="0" w:firstColumn="0" w:lastColumn="0" w:oddVBand="0" w:evenVBand="0" w:oddHBand="1" w:evenHBand="0" w:firstRowFirstColumn="0" w:firstRowLastColumn="0" w:lastRowFirstColumn="0" w:lastRowLastColumn="0"/>
            </w:pPr>
          </w:p>
        </w:tc>
        <w:tc>
          <w:tcPr>
            <w:tcW w:w="4606" w:type="dxa"/>
          </w:tcPr>
          <w:p w:rsidR="00017911" w:rsidRDefault="00017911" w:rsidP="00017911">
            <w:pPr>
              <w:jc w:val="both"/>
              <w:cnfStyle w:val="000000100000" w:firstRow="0" w:lastRow="0" w:firstColumn="0" w:lastColumn="0" w:oddVBand="0" w:evenVBand="0" w:oddHBand="1" w:evenHBand="0" w:firstRowFirstColumn="0" w:firstRowLastColumn="0" w:lastRowFirstColumn="0" w:lastRowLastColumn="0"/>
            </w:pPr>
          </w:p>
        </w:tc>
      </w:tr>
      <w:tr w:rsidR="0032461D" w:rsidTr="00E73D9A">
        <w:tc>
          <w:tcPr>
            <w:cnfStyle w:val="001000000000" w:firstRow="0" w:lastRow="0" w:firstColumn="1" w:lastColumn="0" w:oddVBand="0" w:evenVBand="0" w:oddHBand="0" w:evenHBand="0" w:firstRowFirstColumn="0" w:firstRowLastColumn="0" w:lastRowFirstColumn="0" w:lastRowLastColumn="0"/>
            <w:tcW w:w="2046" w:type="dxa"/>
          </w:tcPr>
          <w:p w:rsidR="0032461D" w:rsidRDefault="0032461D" w:rsidP="0032461D">
            <w:pPr>
              <w:jc w:val="both"/>
            </w:pPr>
          </w:p>
        </w:tc>
        <w:tc>
          <w:tcPr>
            <w:tcW w:w="914" w:type="dxa"/>
          </w:tcPr>
          <w:p w:rsidR="0032461D" w:rsidRDefault="0032461D" w:rsidP="0032461D">
            <w:pPr>
              <w:jc w:val="both"/>
              <w:cnfStyle w:val="000000000000" w:firstRow="0" w:lastRow="0" w:firstColumn="0" w:lastColumn="0" w:oddVBand="0" w:evenVBand="0" w:oddHBand="0" w:evenHBand="0" w:firstRowFirstColumn="0" w:firstRowLastColumn="0" w:lastRowFirstColumn="0" w:lastRowLastColumn="0"/>
            </w:pPr>
          </w:p>
        </w:tc>
        <w:tc>
          <w:tcPr>
            <w:tcW w:w="2075" w:type="dxa"/>
          </w:tcPr>
          <w:p w:rsidR="0032461D" w:rsidRDefault="0032461D" w:rsidP="0032461D">
            <w:pPr>
              <w:jc w:val="both"/>
              <w:cnfStyle w:val="000000000000" w:firstRow="0" w:lastRow="0" w:firstColumn="0" w:lastColumn="0" w:oddVBand="0" w:evenVBand="0" w:oddHBand="0" w:evenHBand="0" w:firstRowFirstColumn="0" w:firstRowLastColumn="0" w:lastRowFirstColumn="0" w:lastRowLastColumn="0"/>
            </w:pPr>
          </w:p>
        </w:tc>
        <w:tc>
          <w:tcPr>
            <w:tcW w:w="4606" w:type="dxa"/>
          </w:tcPr>
          <w:p w:rsidR="0032461D" w:rsidRDefault="0032461D" w:rsidP="0032461D">
            <w:pPr>
              <w:jc w:val="both"/>
              <w:cnfStyle w:val="000000000000" w:firstRow="0" w:lastRow="0" w:firstColumn="0" w:lastColumn="0" w:oddVBand="0" w:evenVBand="0" w:oddHBand="0" w:evenHBand="0" w:firstRowFirstColumn="0" w:firstRowLastColumn="0" w:lastRowFirstColumn="0" w:lastRowLastColumn="0"/>
            </w:pPr>
          </w:p>
        </w:tc>
      </w:tr>
      <w:tr w:rsidR="0032461D" w:rsidTr="00E73D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6" w:type="dxa"/>
          </w:tcPr>
          <w:p w:rsidR="0032461D" w:rsidRDefault="0032461D" w:rsidP="0032461D">
            <w:pPr>
              <w:jc w:val="both"/>
            </w:pPr>
          </w:p>
        </w:tc>
        <w:tc>
          <w:tcPr>
            <w:tcW w:w="914" w:type="dxa"/>
          </w:tcPr>
          <w:p w:rsidR="0032461D" w:rsidRDefault="0032461D" w:rsidP="0032461D">
            <w:pPr>
              <w:jc w:val="both"/>
              <w:cnfStyle w:val="000000100000" w:firstRow="0" w:lastRow="0" w:firstColumn="0" w:lastColumn="0" w:oddVBand="0" w:evenVBand="0" w:oddHBand="1" w:evenHBand="0" w:firstRowFirstColumn="0" w:firstRowLastColumn="0" w:lastRowFirstColumn="0" w:lastRowLastColumn="0"/>
            </w:pPr>
          </w:p>
        </w:tc>
        <w:tc>
          <w:tcPr>
            <w:tcW w:w="2075" w:type="dxa"/>
          </w:tcPr>
          <w:p w:rsidR="0032461D" w:rsidRDefault="0032461D" w:rsidP="0032461D">
            <w:pPr>
              <w:jc w:val="both"/>
              <w:cnfStyle w:val="000000100000" w:firstRow="0" w:lastRow="0" w:firstColumn="0" w:lastColumn="0" w:oddVBand="0" w:evenVBand="0" w:oddHBand="1" w:evenHBand="0" w:firstRowFirstColumn="0" w:firstRowLastColumn="0" w:lastRowFirstColumn="0" w:lastRowLastColumn="0"/>
            </w:pPr>
          </w:p>
        </w:tc>
        <w:tc>
          <w:tcPr>
            <w:tcW w:w="4606" w:type="dxa"/>
          </w:tcPr>
          <w:p w:rsidR="0032461D" w:rsidRDefault="0032461D" w:rsidP="0032461D">
            <w:pPr>
              <w:jc w:val="both"/>
              <w:cnfStyle w:val="000000100000" w:firstRow="0" w:lastRow="0" w:firstColumn="0" w:lastColumn="0" w:oddVBand="0" w:evenVBand="0" w:oddHBand="1" w:evenHBand="0" w:firstRowFirstColumn="0" w:firstRowLastColumn="0" w:lastRowFirstColumn="0" w:lastRowLastColumn="0"/>
            </w:pPr>
          </w:p>
        </w:tc>
      </w:tr>
      <w:tr w:rsidR="0032461D" w:rsidTr="00E73D9A">
        <w:tc>
          <w:tcPr>
            <w:cnfStyle w:val="001000000000" w:firstRow="0" w:lastRow="0" w:firstColumn="1" w:lastColumn="0" w:oddVBand="0" w:evenVBand="0" w:oddHBand="0" w:evenHBand="0" w:firstRowFirstColumn="0" w:firstRowLastColumn="0" w:lastRowFirstColumn="0" w:lastRowLastColumn="0"/>
            <w:tcW w:w="2046" w:type="dxa"/>
          </w:tcPr>
          <w:p w:rsidR="0032461D" w:rsidRDefault="0032461D" w:rsidP="0032461D">
            <w:pPr>
              <w:jc w:val="both"/>
            </w:pPr>
          </w:p>
        </w:tc>
        <w:tc>
          <w:tcPr>
            <w:tcW w:w="914" w:type="dxa"/>
          </w:tcPr>
          <w:p w:rsidR="0032461D" w:rsidRDefault="0032461D" w:rsidP="0032461D">
            <w:pPr>
              <w:jc w:val="both"/>
              <w:cnfStyle w:val="000000000000" w:firstRow="0" w:lastRow="0" w:firstColumn="0" w:lastColumn="0" w:oddVBand="0" w:evenVBand="0" w:oddHBand="0" w:evenHBand="0" w:firstRowFirstColumn="0" w:firstRowLastColumn="0" w:lastRowFirstColumn="0" w:lastRowLastColumn="0"/>
            </w:pPr>
          </w:p>
        </w:tc>
        <w:tc>
          <w:tcPr>
            <w:tcW w:w="2075" w:type="dxa"/>
          </w:tcPr>
          <w:p w:rsidR="0032461D" w:rsidRDefault="0032461D" w:rsidP="0032461D">
            <w:pPr>
              <w:jc w:val="both"/>
              <w:cnfStyle w:val="000000000000" w:firstRow="0" w:lastRow="0" w:firstColumn="0" w:lastColumn="0" w:oddVBand="0" w:evenVBand="0" w:oddHBand="0" w:evenHBand="0" w:firstRowFirstColumn="0" w:firstRowLastColumn="0" w:lastRowFirstColumn="0" w:lastRowLastColumn="0"/>
            </w:pPr>
          </w:p>
        </w:tc>
        <w:tc>
          <w:tcPr>
            <w:tcW w:w="4606" w:type="dxa"/>
          </w:tcPr>
          <w:p w:rsidR="0032461D" w:rsidRDefault="0032461D" w:rsidP="0032461D">
            <w:pPr>
              <w:jc w:val="both"/>
              <w:cnfStyle w:val="000000000000" w:firstRow="0" w:lastRow="0" w:firstColumn="0" w:lastColumn="0" w:oddVBand="0" w:evenVBand="0" w:oddHBand="0" w:evenHBand="0" w:firstRowFirstColumn="0" w:firstRowLastColumn="0" w:lastRowFirstColumn="0" w:lastRowLastColumn="0"/>
            </w:pPr>
          </w:p>
        </w:tc>
      </w:tr>
    </w:tbl>
    <w:p w:rsidR="00A87863" w:rsidRDefault="00233DFB" w:rsidP="00CF0A77">
      <w:pPr>
        <w:pStyle w:val="ListParagraph"/>
        <w:numPr>
          <w:ilvl w:val="0"/>
          <w:numId w:val="1"/>
        </w:numPr>
        <w:spacing w:before="240"/>
        <w:jc w:val="both"/>
        <w:rPr>
          <w:b/>
          <w:color w:val="276E8B" w:themeColor="accent1" w:themeShade="BF"/>
          <w:sz w:val="32"/>
        </w:rPr>
      </w:pPr>
      <w:r>
        <w:rPr>
          <w:b/>
          <w:color w:val="276E8B" w:themeColor="accent1" w:themeShade="BF"/>
          <w:sz w:val="32"/>
        </w:rPr>
        <w:t>Document Reviewers</w:t>
      </w:r>
    </w:p>
    <w:tbl>
      <w:tblPr>
        <w:tblStyle w:val="GridTable4-Accent1"/>
        <w:tblW w:w="935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3235"/>
        <w:gridCol w:w="3060"/>
        <w:gridCol w:w="3060"/>
      </w:tblGrid>
      <w:tr w:rsidR="00204AD0" w:rsidTr="00D60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204AD0" w:rsidRDefault="00204AD0" w:rsidP="00CF0A77">
            <w:pPr>
              <w:jc w:val="both"/>
            </w:pPr>
            <w:r>
              <w:t>Role</w:t>
            </w:r>
          </w:p>
        </w:tc>
        <w:tc>
          <w:tcPr>
            <w:tcW w:w="3060" w:type="dxa"/>
          </w:tcPr>
          <w:p w:rsidR="00204AD0" w:rsidRDefault="00204AD0" w:rsidP="00CF0A77">
            <w:pPr>
              <w:jc w:val="both"/>
              <w:cnfStyle w:val="100000000000" w:firstRow="1" w:lastRow="0" w:firstColumn="0" w:lastColumn="0" w:oddVBand="0" w:evenVBand="0" w:oddHBand="0" w:evenHBand="0" w:firstRowFirstColumn="0" w:firstRowLastColumn="0" w:lastRowFirstColumn="0" w:lastRowLastColumn="0"/>
            </w:pPr>
            <w:r>
              <w:t>Organization</w:t>
            </w:r>
          </w:p>
        </w:tc>
        <w:tc>
          <w:tcPr>
            <w:tcW w:w="3060" w:type="dxa"/>
          </w:tcPr>
          <w:p w:rsidR="00204AD0" w:rsidRDefault="00204AD0" w:rsidP="00CF0A77">
            <w:pPr>
              <w:jc w:val="both"/>
              <w:cnfStyle w:val="100000000000" w:firstRow="1" w:lastRow="0" w:firstColumn="0" w:lastColumn="0" w:oddVBand="0" w:evenVBand="0" w:oddHBand="0" w:evenHBand="0" w:firstRowFirstColumn="0" w:firstRowLastColumn="0" w:lastRowFirstColumn="0" w:lastRowLastColumn="0"/>
            </w:pPr>
            <w:r>
              <w:t>Name</w:t>
            </w:r>
          </w:p>
        </w:tc>
      </w:tr>
      <w:tr w:rsidR="00B57293" w:rsidTr="00D60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B57293" w:rsidRPr="00E9732D" w:rsidRDefault="00B57293" w:rsidP="00CF0A77">
            <w:pPr>
              <w:jc w:val="both"/>
              <w:rPr>
                <w:rFonts w:cstheme="minorHAnsi"/>
                <w:b w:val="0"/>
              </w:rPr>
            </w:pPr>
            <w:r>
              <w:rPr>
                <w:rFonts w:cstheme="minorHAnsi"/>
              </w:rPr>
              <w:t>Division h</w:t>
            </w:r>
            <w:r w:rsidRPr="00E9732D">
              <w:rPr>
                <w:rFonts w:cstheme="minorHAnsi"/>
              </w:rPr>
              <w:t>ead ISM</w:t>
            </w:r>
          </w:p>
        </w:tc>
        <w:tc>
          <w:tcPr>
            <w:tcW w:w="3060" w:type="dxa"/>
          </w:tcPr>
          <w:p w:rsidR="00B57293" w:rsidRDefault="00B57293" w:rsidP="00CF0A77">
            <w:pPr>
              <w:jc w:val="both"/>
              <w:cnfStyle w:val="000000100000" w:firstRow="0" w:lastRow="0" w:firstColumn="0" w:lastColumn="0" w:oddVBand="0" w:evenVBand="0" w:oddHBand="1" w:evenHBand="0" w:firstRowFirstColumn="0" w:firstRowLastColumn="0" w:lastRowFirstColumn="0" w:lastRowLastColumn="0"/>
            </w:pPr>
            <w:r w:rsidRPr="00B57293">
              <w:t xml:space="preserve">PT. </w:t>
            </w:r>
            <w:proofErr w:type="spellStart"/>
            <w:r w:rsidRPr="00B57293">
              <w:t>Berlian</w:t>
            </w:r>
            <w:proofErr w:type="spellEnd"/>
            <w:r w:rsidRPr="00B57293">
              <w:t xml:space="preserve"> </w:t>
            </w:r>
            <w:proofErr w:type="spellStart"/>
            <w:r w:rsidRPr="00B57293">
              <w:t>Sistem</w:t>
            </w:r>
            <w:proofErr w:type="spellEnd"/>
            <w:r w:rsidRPr="00B57293">
              <w:t xml:space="preserve"> </w:t>
            </w:r>
            <w:proofErr w:type="spellStart"/>
            <w:r w:rsidRPr="00B57293">
              <w:t>Informasi</w:t>
            </w:r>
            <w:proofErr w:type="spellEnd"/>
          </w:p>
        </w:tc>
        <w:tc>
          <w:tcPr>
            <w:tcW w:w="3060" w:type="dxa"/>
          </w:tcPr>
          <w:p w:rsidR="00B57293" w:rsidRDefault="00B57293" w:rsidP="00CF0A77">
            <w:pPr>
              <w:jc w:val="both"/>
              <w:cnfStyle w:val="000000100000" w:firstRow="0" w:lastRow="0" w:firstColumn="0" w:lastColumn="0" w:oddVBand="0" w:evenVBand="0" w:oddHBand="1" w:evenHBand="0" w:firstRowFirstColumn="0" w:firstRowLastColumn="0" w:lastRowFirstColumn="0" w:lastRowLastColumn="0"/>
            </w:pPr>
            <w:r w:rsidRPr="00E9732D">
              <w:rPr>
                <w:rFonts w:cstheme="minorHAnsi"/>
              </w:rPr>
              <w:t>Valentinus A. Bay</w:t>
            </w:r>
          </w:p>
        </w:tc>
      </w:tr>
      <w:tr w:rsidR="00B57293" w:rsidTr="00D60F87">
        <w:tc>
          <w:tcPr>
            <w:cnfStyle w:val="001000000000" w:firstRow="0" w:lastRow="0" w:firstColumn="1" w:lastColumn="0" w:oddVBand="0" w:evenVBand="0" w:oddHBand="0" w:evenHBand="0" w:firstRowFirstColumn="0" w:firstRowLastColumn="0" w:lastRowFirstColumn="0" w:lastRowLastColumn="0"/>
            <w:tcW w:w="3235" w:type="dxa"/>
          </w:tcPr>
          <w:p w:rsidR="00B57293" w:rsidRPr="00E9732D" w:rsidRDefault="00B57293" w:rsidP="00CF0A77">
            <w:pPr>
              <w:jc w:val="both"/>
              <w:rPr>
                <w:rFonts w:cstheme="minorHAnsi"/>
                <w:b w:val="0"/>
              </w:rPr>
            </w:pPr>
            <w:r>
              <w:rPr>
                <w:rFonts w:cstheme="minorHAnsi"/>
              </w:rPr>
              <w:t>Unit h</w:t>
            </w:r>
            <w:r w:rsidRPr="00E9732D">
              <w:rPr>
                <w:rFonts w:cstheme="minorHAnsi"/>
              </w:rPr>
              <w:t>ead</w:t>
            </w:r>
          </w:p>
        </w:tc>
        <w:tc>
          <w:tcPr>
            <w:tcW w:w="3060" w:type="dxa"/>
          </w:tcPr>
          <w:p w:rsidR="00B57293" w:rsidRDefault="00B57293" w:rsidP="00CF0A77">
            <w:pPr>
              <w:jc w:val="both"/>
              <w:cnfStyle w:val="000000000000" w:firstRow="0" w:lastRow="0" w:firstColumn="0" w:lastColumn="0" w:oddVBand="0" w:evenVBand="0" w:oddHBand="0" w:evenHBand="0" w:firstRowFirstColumn="0" w:firstRowLastColumn="0" w:lastRowFirstColumn="0" w:lastRowLastColumn="0"/>
            </w:pPr>
            <w:r w:rsidRPr="00B57293">
              <w:t xml:space="preserve">PT. </w:t>
            </w:r>
            <w:proofErr w:type="spellStart"/>
            <w:r w:rsidRPr="00B57293">
              <w:t>Berlian</w:t>
            </w:r>
            <w:proofErr w:type="spellEnd"/>
            <w:r w:rsidRPr="00B57293">
              <w:t xml:space="preserve"> </w:t>
            </w:r>
            <w:proofErr w:type="spellStart"/>
            <w:r w:rsidRPr="00B57293">
              <w:t>Sistem</w:t>
            </w:r>
            <w:proofErr w:type="spellEnd"/>
            <w:r w:rsidRPr="00B57293">
              <w:t xml:space="preserve"> </w:t>
            </w:r>
            <w:proofErr w:type="spellStart"/>
            <w:r w:rsidRPr="00B57293">
              <w:t>Informasi</w:t>
            </w:r>
            <w:proofErr w:type="spellEnd"/>
          </w:p>
        </w:tc>
        <w:tc>
          <w:tcPr>
            <w:tcW w:w="3060" w:type="dxa"/>
          </w:tcPr>
          <w:p w:rsidR="00B57293" w:rsidRDefault="00B57293" w:rsidP="00CF0A77">
            <w:pPr>
              <w:jc w:val="both"/>
              <w:cnfStyle w:val="000000000000" w:firstRow="0" w:lastRow="0" w:firstColumn="0" w:lastColumn="0" w:oddVBand="0" w:evenVBand="0" w:oddHBand="0" w:evenHBand="0" w:firstRowFirstColumn="0" w:firstRowLastColumn="0" w:lastRowFirstColumn="0" w:lastRowLastColumn="0"/>
            </w:pPr>
            <w:proofErr w:type="spellStart"/>
            <w:r w:rsidRPr="00E9732D">
              <w:rPr>
                <w:rFonts w:cstheme="minorHAnsi"/>
              </w:rPr>
              <w:t>Devilosa</w:t>
            </w:r>
            <w:proofErr w:type="spellEnd"/>
            <w:r w:rsidRPr="00E9732D">
              <w:rPr>
                <w:rFonts w:cstheme="minorHAnsi"/>
              </w:rPr>
              <w:t xml:space="preserve"> I</w:t>
            </w:r>
            <w:r w:rsidR="0094325E">
              <w:rPr>
                <w:rFonts w:cstheme="minorHAnsi"/>
              </w:rPr>
              <w:t>.</w:t>
            </w:r>
            <w:r w:rsidRPr="00E9732D">
              <w:rPr>
                <w:rFonts w:cstheme="minorHAnsi"/>
              </w:rPr>
              <w:t xml:space="preserve"> Kamal</w:t>
            </w:r>
          </w:p>
        </w:tc>
      </w:tr>
      <w:tr w:rsidR="00B57293" w:rsidTr="00D60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B57293" w:rsidRPr="00E9732D" w:rsidRDefault="00B57293" w:rsidP="00CF0A77">
            <w:pPr>
              <w:jc w:val="both"/>
              <w:rPr>
                <w:rFonts w:cstheme="minorHAnsi"/>
                <w:b w:val="0"/>
              </w:rPr>
            </w:pPr>
            <w:r>
              <w:rPr>
                <w:rFonts w:cstheme="minorHAnsi"/>
              </w:rPr>
              <w:t>Service m</w:t>
            </w:r>
            <w:r w:rsidRPr="00E9732D">
              <w:rPr>
                <w:rFonts w:cstheme="minorHAnsi"/>
              </w:rPr>
              <w:t>anager</w:t>
            </w:r>
          </w:p>
        </w:tc>
        <w:tc>
          <w:tcPr>
            <w:tcW w:w="3060" w:type="dxa"/>
          </w:tcPr>
          <w:p w:rsidR="00B57293" w:rsidRDefault="00B57293" w:rsidP="00CF0A77">
            <w:pPr>
              <w:jc w:val="both"/>
              <w:cnfStyle w:val="000000100000" w:firstRow="0" w:lastRow="0" w:firstColumn="0" w:lastColumn="0" w:oddVBand="0" w:evenVBand="0" w:oddHBand="1" w:evenHBand="0" w:firstRowFirstColumn="0" w:firstRowLastColumn="0" w:lastRowFirstColumn="0" w:lastRowLastColumn="0"/>
            </w:pPr>
            <w:r w:rsidRPr="00B57293">
              <w:t xml:space="preserve">PT. </w:t>
            </w:r>
            <w:proofErr w:type="spellStart"/>
            <w:r w:rsidRPr="00B57293">
              <w:t>Berlian</w:t>
            </w:r>
            <w:proofErr w:type="spellEnd"/>
            <w:r w:rsidRPr="00B57293">
              <w:t xml:space="preserve"> </w:t>
            </w:r>
            <w:proofErr w:type="spellStart"/>
            <w:r w:rsidRPr="00B57293">
              <w:t>Sistem</w:t>
            </w:r>
            <w:proofErr w:type="spellEnd"/>
            <w:r w:rsidRPr="00B57293">
              <w:t xml:space="preserve"> </w:t>
            </w:r>
            <w:proofErr w:type="spellStart"/>
            <w:r w:rsidRPr="00B57293">
              <w:t>Informasi</w:t>
            </w:r>
            <w:proofErr w:type="spellEnd"/>
          </w:p>
        </w:tc>
        <w:tc>
          <w:tcPr>
            <w:tcW w:w="3060" w:type="dxa"/>
          </w:tcPr>
          <w:p w:rsidR="00B57293" w:rsidRDefault="0094325E" w:rsidP="00CF0A77">
            <w:pPr>
              <w:jc w:val="both"/>
              <w:cnfStyle w:val="000000100000" w:firstRow="0" w:lastRow="0" w:firstColumn="0" w:lastColumn="0" w:oddVBand="0" w:evenVBand="0" w:oddHBand="1" w:evenHBand="0" w:firstRowFirstColumn="0" w:firstRowLastColumn="0" w:lastRowFirstColumn="0" w:lastRowLastColumn="0"/>
            </w:pPr>
            <w:proofErr w:type="spellStart"/>
            <w:r>
              <w:rPr>
                <w:rFonts w:cstheme="minorHAnsi"/>
              </w:rPr>
              <w:t>Fajar</w:t>
            </w:r>
            <w:proofErr w:type="spellEnd"/>
            <w:r>
              <w:rPr>
                <w:rFonts w:cstheme="minorHAnsi"/>
              </w:rPr>
              <w:t xml:space="preserve"> S. Putra</w:t>
            </w:r>
          </w:p>
        </w:tc>
      </w:tr>
      <w:tr w:rsidR="00B57293" w:rsidTr="00D60F87">
        <w:tc>
          <w:tcPr>
            <w:cnfStyle w:val="001000000000" w:firstRow="0" w:lastRow="0" w:firstColumn="1" w:lastColumn="0" w:oddVBand="0" w:evenVBand="0" w:oddHBand="0" w:evenHBand="0" w:firstRowFirstColumn="0" w:firstRowLastColumn="0" w:lastRowFirstColumn="0" w:lastRowLastColumn="0"/>
            <w:tcW w:w="3235" w:type="dxa"/>
          </w:tcPr>
          <w:p w:rsidR="00B57293" w:rsidRPr="00E9732D" w:rsidRDefault="00B57293" w:rsidP="00CF0A77">
            <w:pPr>
              <w:jc w:val="both"/>
              <w:rPr>
                <w:rFonts w:cstheme="minorHAnsi"/>
                <w:b w:val="0"/>
              </w:rPr>
            </w:pPr>
            <w:r>
              <w:rPr>
                <w:rFonts w:cstheme="minorHAnsi"/>
              </w:rPr>
              <w:t>Change m</w:t>
            </w:r>
            <w:r w:rsidRPr="00E9732D">
              <w:rPr>
                <w:rFonts w:cstheme="minorHAnsi"/>
              </w:rPr>
              <w:t>anager</w:t>
            </w:r>
          </w:p>
        </w:tc>
        <w:tc>
          <w:tcPr>
            <w:tcW w:w="3060" w:type="dxa"/>
          </w:tcPr>
          <w:p w:rsidR="00B57293" w:rsidRDefault="00B57293" w:rsidP="00CF0A77">
            <w:pPr>
              <w:jc w:val="both"/>
              <w:cnfStyle w:val="000000000000" w:firstRow="0" w:lastRow="0" w:firstColumn="0" w:lastColumn="0" w:oddVBand="0" w:evenVBand="0" w:oddHBand="0" w:evenHBand="0" w:firstRowFirstColumn="0" w:firstRowLastColumn="0" w:lastRowFirstColumn="0" w:lastRowLastColumn="0"/>
            </w:pPr>
            <w:bookmarkStart w:id="1" w:name="_Hlk15564294"/>
            <w:r w:rsidRPr="00B57293">
              <w:t xml:space="preserve">PT. </w:t>
            </w:r>
            <w:proofErr w:type="spellStart"/>
            <w:r w:rsidRPr="00B57293">
              <w:t>Berlian</w:t>
            </w:r>
            <w:proofErr w:type="spellEnd"/>
            <w:r w:rsidRPr="00B57293">
              <w:t xml:space="preserve"> </w:t>
            </w:r>
            <w:proofErr w:type="spellStart"/>
            <w:r w:rsidRPr="00B57293">
              <w:t>Sistem</w:t>
            </w:r>
            <w:proofErr w:type="spellEnd"/>
            <w:r w:rsidRPr="00B57293">
              <w:t xml:space="preserve"> </w:t>
            </w:r>
            <w:proofErr w:type="spellStart"/>
            <w:r w:rsidRPr="00B57293">
              <w:t>Informasi</w:t>
            </w:r>
            <w:bookmarkEnd w:id="1"/>
            <w:proofErr w:type="spellEnd"/>
          </w:p>
        </w:tc>
        <w:tc>
          <w:tcPr>
            <w:tcW w:w="3060" w:type="dxa"/>
          </w:tcPr>
          <w:p w:rsidR="00B57293" w:rsidRDefault="00F81E35" w:rsidP="00CF0A77">
            <w:pPr>
              <w:jc w:val="both"/>
              <w:cnfStyle w:val="000000000000" w:firstRow="0" w:lastRow="0" w:firstColumn="0" w:lastColumn="0" w:oddVBand="0" w:evenVBand="0" w:oddHBand="0" w:evenHBand="0" w:firstRowFirstColumn="0" w:firstRowLastColumn="0" w:lastRowFirstColumn="0" w:lastRowLastColumn="0"/>
            </w:pPr>
            <w:r>
              <w:rPr>
                <w:rFonts w:cstheme="minorHAnsi"/>
              </w:rPr>
              <w:t xml:space="preserve">Cristin </w:t>
            </w:r>
            <w:r w:rsidR="001478B8">
              <w:rPr>
                <w:rFonts w:cstheme="minorHAnsi"/>
              </w:rPr>
              <w:t>P.</w:t>
            </w:r>
            <w:r>
              <w:rPr>
                <w:rFonts w:cstheme="minorHAnsi"/>
              </w:rPr>
              <w:t xml:space="preserve"> Sari </w:t>
            </w:r>
            <w:proofErr w:type="spellStart"/>
            <w:r>
              <w:rPr>
                <w:rFonts w:cstheme="minorHAnsi"/>
              </w:rPr>
              <w:t>Kaunang</w:t>
            </w:r>
            <w:proofErr w:type="spellEnd"/>
          </w:p>
        </w:tc>
      </w:tr>
      <w:tr w:rsidR="00BF02F2" w:rsidTr="00D60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BF02F2" w:rsidRPr="00306078" w:rsidRDefault="00BF02F2" w:rsidP="00CF0A77">
            <w:pPr>
              <w:jc w:val="both"/>
              <w:rPr>
                <w:rFonts w:cstheme="minorHAnsi"/>
                <w:b w:val="0"/>
                <w:lang w:val="id-ID"/>
              </w:rPr>
            </w:pPr>
            <w:r w:rsidRPr="00306078">
              <w:rPr>
                <w:rFonts w:cstheme="minorHAnsi"/>
                <w:lang w:val="id-ID"/>
              </w:rPr>
              <w:t>ITD Operation Head</w:t>
            </w:r>
          </w:p>
        </w:tc>
        <w:tc>
          <w:tcPr>
            <w:tcW w:w="3060" w:type="dxa"/>
          </w:tcPr>
          <w:p w:rsidR="00BF02F2" w:rsidRDefault="00BF02F2" w:rsidP="00CF0A77">
            <w:pPr>
              <w:jc w:val="both"/>
              <w:cnfStyle w:val="000000100000" w:firstRow="0" w:lastRow="0" w:firstColumn="0" w:lastColumn="0" w:oddVBand="0" w:evenVBand="0" w:oddHBand="1" w:evenHBand="0" w:firstRowFirstColumn="0" w:firstRowLastColumn="0" w:lastRowFirstColumn="0" w:lastRowLastColumn="0"/>
            </w:pPr>
            <w:r w:rsidRPr="00015F34">
              <w:t xml:space="preserve">PT. </w:t>
            </w:r>
            <w:proofErr w:type="spellStart"/>
            <w:r w:rsidRPr="00015F34">
              <w:t>Dipo</w:t>
            </w:r>
            <w:proofErr w:type="spellEnd"/>
            <w:r w:rsidRPr="00015F34">
              <w:t xml:space="preserve"> Star Finance</w:t>
            </w:r>
          </w:p>
        </w:tc>
        <w:tc>
          <w:tcPr>
            <w:tcW w:w="3060" w:type="dxa"/>
          </w:tcPr>
          <w:p w:rsidR="00BF02F2" w:rsidRDefault="00162920" w:rsidP="00CF0A77">
            <w:pPr>
              <w:jc w:val="both"/>
              <w:cnfStyle w:val="000000100000" w:firstRow="0" w:lastRow="0" w:firstColumn="0" w:lastColumn="0" w:oddVBand="0" w:evenVBand="0" w:oddHBand="1" w:evenHBand="0" w:firstRowFirstColumn="0" w:firstRowLastColumn="0" w:lastRowFirstColumn="0" w:lastRowLastColumn="0"/>
            </w:pPr>
            <w:r>
              <w:t xml:space="preserve">Ahmad </w:t>
            </w:r>
            <w:proofErr w:type="spellStart"/>
            <w:r>
              <w:t>Fikri</w:t>
            </w:r>
            <w:proofErr w:type="spellEnd"/>
          </w:p>
        </w:tc>
      </w:tr>
      <w:tr w:rsidR="00BF02F2" w:rsidTr="00D60F87">
        <w:tc>
          <w:tcPr>
            <w:cnfStyle w:val="001000000000" w:firstRow="0" w:lastRow="0" w:firstColumn="1" w:lastColumn="0" w:oddVBand="0" w:evenVBand="0" w:oddHBand="0" w:evenHBand="0" w:firstRowFirstColumn="0" w:firstRowLastColumn="0" w:lastRowFirstColumn="0" w:lastRowLastColumn="0"/>
            <w:tcW w:w="3235" w:type="dxa"/>
          </w:tcPr>
          <w:p w:rsidR="00BF02F2" w:rsidRDefault="00BF02F2" w:rsidP="00CF0A77">
            <w:pPr>
              <w:jc w:val="both"/>
            </w:pPr>
            <w:r w:rsidRPr="00306078">
              <w:rPr>
                <w:rFonts w:cstheme="minorHAnsi"/>
              </w:rPr>
              <w:t>Superior</w:t>
            </w:r>
          </w:p>
        </w:tc>
        <w:tc>
          <w:tcPr>
            <w:tcW w:w="3060" w:type="dxa"/>
          </w:tcPr>
          <w:p w:rsidR="00BF02F2" w:rsidRDefault="00BF02F2" w:rsidP="00CF0A77">
            <w:pPr>
              <w:jc w:val="both"/>
              <w:cnfStyle w:val="000000000000" w:firstRow="0" w:lastRow="0" w:firstColumn="0" w:lastColumn="0" w:oddVBand="0" w:evenVBand="0" w:oddHBand="0" w:evenHBand="0" w:firstRowFirstColumn="0" w:firstRowLastColumn="0" w:lastRowFirstColumn="0" w:lastRowLastColumn="0"/>
            </w:pPr>
            <w:r w:rsidRPr="00015F34">
              <w:t xml:space="preserve">PT. </w:t>
            </w:r>
            <w:proofErr w:type="spellStart"/>
            <w:r w:rsidRPr="00015F34">
              <w:t>Dipo</w:t>
            </w:r>
            <w:proofErr w:type="spellEnd"/>
            <w:r w:rsidRPr="00015F34">
              <w:t xml:space="preserve"> Star Finance</w:t>
            </w:r>
          </w:p>
        </w:tc>
        <w:tc>
          <w:tcPr>
            <w:tcW w:w="3060" w:type="dxa"/>
          </w:tcPr>
          <w:p w:rsidR="00BF02F2" w:rsidRDefault="001502FD" w:rsidP="00CF0A77">
            <w:pPr>
              <w:jc w:val="both"/>
              <w:cnfStyle w:val="000000000000" w:firstRow="0" w:lastRow="0" w:firstColumn="0" w:lastColumn="0" w:oddVBand="0" w:evenVBand="0" w:oddHBand="0" w:evenHBand="0" w:firstRowFirstColumn="0" w:firstRowLastColumn="0" w:lastRowFirstColumn="0" w:lastRowLastColumn="0"/>
            </w:pPr>
            <w:r>
              <w:t xml:space="preserve">Irma </w:t>
            </w:r>
            <w:proofErr w:type="spellStart"/>
            <w:r>
              <w:t>Verdian</w:t>
            </w:r>
            <w:proofErr w:type="spellEnd"/>
          </w:p>
        </w:tc>
      </w:tr>
      <w:tr w:rsidR="00BF02F2" w:rsidTr="00D60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BF02F2" w:rsidRDefault="00BF02F2" w:rsidP="00CF0A77">
            <w:pPr>
              <w:jc w:val="both"/>
            </w:pPr>
            <w:r w:rsidRPr="00306078">
              <w:rPr>
                <w:rFonts w:cstheme="minorHAnsi"/>
              </w:rPr>
              <w:t>Requestor</w:t>
            </w:r>
          </w:p>
        </w:tc>
        <w:tc>
          <w:tcPr>
            <w:tcW w:w="3060" w:type="dxa"/>
          </w:tcPr>
          <w:p w:rsidR="00BF02F2" w:rsidRDefault="00BF02F2" w:rsidP="00CF0A77">
            <w:pPr>
              <w:jc w:val="both"/>
              <w:cnfStyle w:val="000000100000" w:firstRow="0" w:lastRow="0" w:firstColumn="0" w:lastColumn="0" w:oddVBand="0" w:evenVBand="0" w:oddHBand="1" w:evenHBand="0" w:firstRowFirstColumn="0" w:firstRowLastColumn="0" w:lastRowFirstColumn="0" w:lastRowLastColumn="0"/>
            </w:pPr>
            <w:r w:rsidRPr="00015F34">
              <w:t xml:space="preserve">PT. </w:t>
            </w:r>
            <w:proofErr w:type="spellStart"/>
            <w:r w:rsidRPr="00015F34">
              <w:t>Dipo</w:t>
            </w:r>
            <w:proofErr w:type="spellEnd"/>
            <w:r w:rsidRPr="00015F34">
              <w:t xml:space="preserve"> Star Finance</w:t>
            </w:r>
          </w:p>
        </w:tc>
        <w:tc>
          <w:tcPr>
            <w:tcW w:w="3060" w:type="dxa"/>
          </w:tcPr>
          <w:p w:rsidR="00BF02F2" w:rsidRDefault="00AA555A" w:rsidP="00CF0A77">
            <w:pPr>
              <w:jc w:val="both"/>
              <w:cnfStyle w:val="000000100000" w:firstRow="0" w:lastRow="0" w:firstColumn="0" w:lastColumn="0" w:oddVBand="0" w:evenVBand="0" w:oddHBand="1" w:evenHBand="0" w:firstRowFirstColumn="0" w:firstRowLastColumn="0" w:lastRowFirstColumn="0" w:lastRowLastColumn="0"/>
            </w:pPr>
            <w:r>
              <w:t xml:space="preserve">Antonius </w:t>
            </w:r>
            <w:proofErr w:type="spellStart"/>
            <w:r>
              <w:t>Fedrik</w:t>
            </w:r>
            <w:proofErr w:type="spellEnd"/>
          </w:p>
        </w:tc>
      </w:tr>
    </w:tbl>
    <w:p w:rsidR="005E6D29" w:rsidRDefault="005E6D29" w:rsidP="00CF0A77">
      <w:pPr>
        <w:spacing w:before="240"/>
        <w:jc w:val="both"/>
        <w:rPr>
          <w:b/>
          <w:color w:val="276E8B" w:themeColor="accent1" w:themeShade="BF"/>
          <w:sz w:val="32"/>
        </w:rPr>
      </w:pPr>
    </w:p>
    <w:p w:rsidR="005E6D29" w:rsidRDefault="005E6D29" w:rsidP="00CF0A77">
      <w:pPr>
        <w:jc w:val="both"/>
        <w:rPr>
          <w:b/>
          <w:color w:val="276E8B" w:themeColor="accent1" w:themeShade="BF"/>
          <w:sz w:val="32"/>
        </w:rPr>
      </w:pPr>
      <w:r>
        <w:rPr>
          <w:b/>
          <w:color w:val="276E8B" w:themeColor="accent1" w:themeShade="BF"/>
          <w:sz w:val="32"/>
        </w:rPr>
        <w:br w:type="page"/>
      </w:r>
    </w:p>
    <w:sdt>
      <w:sdtPr>
        <w:rPr>
          <w:rFonts w:asciiTheme="minorHAnsi" w:eastAsiaTheme="minorHAnsi" w:hAnsiTheme="minorHAnsi" w:cstheme="minorBidi"/>
          <w:b w:val="0"/>
          <w:color w:val="auto"/>
          <w:sz w:val="22"/>
          <w:szCs w:val="22"/>
        </w:rPr>
        <w:id w:val="418680578"/>
        <w:docPartObj>
          <w:docPartGallery w:val="Table of Contents"/>
          <w:docPartUnique/>
        </w:docPartObj>
      </w:sdtPr>
      <w:sdtEndPr>
        <w:rPr>
          <w:bCs/>
          <w:noProof/>
        </w:rPr>
      </w:sdtEndPr>
      <w:sdtContent>
        <w:p w:rsidR="00593D92" w:rsidRDefault="00593D92" w:rsidP="00CF0A77">
          <w:pPr>
            <w:pStyle w:val="TOCHeading"/>
            <w:jc w:val="both"/>
            <w:rPr>
              <w:rFonts w:asciiTheme="minorHAnsi" w:eastAsiaTheme="minorHAnsi" w:hAnsiTheme="minorHAnsi" w:cstheme="minorBidi"/>
              <w:b w:val="0"/>
              <w:color w:val="auto"/>
              <w:sz w:val="22"/>
              <w:szCs w:val="22"/>
            </w:rPr>
          </w:pPr>
        </w:p>
        <w:p w:rsidR="00250E60" w:rsidRDefault="00250E60" w:rsidP="00CF0A77">
          <w:pPr>
            <w:pStyle w:val="TOCHeading"/>
            <w:jc w:val="both"/>
          </w:pPr>
          <w:r>
            <w:t>Contents</w:t>
          </w:r>
        </w:p>
        <w:p w:rsidR="0043649A" w:rsidRDefault="00250E60">
          <w:pPr>
            <w:pStyle w:val="TOC1"/>
            <w:tabs>
              <w:tab w:val="left" w:pos="440"/>
              <w:tab w:val="right" w:leader="dot" w:pos="10070"/>
            </w:tabs>
            <w:rPr>
              <w:rFonts w:cstheme="minorBidi"/>
              <w:noProof/>
            </w:rPr>
          </w:pPr>
          <w:r>
            <w:fldChar w:fldCharType="begin"/>
          </w:r>
          <w:r>
            <w:instrText xml:space="preserve"> TOC \o "1-3" \h \z \u </w:instrText>
          </w:r>
          <w:r>
            <w:fldChar w:fldCharType="separate"/>
          </w:r>
          <w:hyperlink w:anchor="_Toc55814100" w:history="1">
            <w:r w:rsidR="0043649A" w:rsidRPr="00694718">
              <w:rPr>
                <w:rStyle w:val="Hyperlink"/>
                <w:noProof/>
              </w:rPr>
              <w:t>1.</w:t>
            </w:r>
            <w:r w:rsidR="0043649A">
              <w:rPr>
                <w:rFonts w:cstheme="minorBidi"/>
                <w:noProof/>
              </w:rPr>
              <w:tab/>
            </w:r>
            <w:r w:rsidR="0043649A" w:rsidRPr="00694718">
              <w:rPr>
                <w:rStyle w:val="Hyperlink"/>
                <w:noProof/>
              </w:rPr>
              <w:t>Introduction and High-Level Requirement</w:t>
            </w:r>
            <w:r w:rsidR="0043649A">
              <w:rPr>
                <w:noProof/>
                <w:webHidden/>
              </w:rPr>
              <w:tab/>
            </w:r>
            <w:r w:rsidR="0043649A">
              <w:rPr>
                <w:noProof/>
                <w:webHidden/>
              </w:rPr>
              <w:fldChar w:fldCharType="begin"/>
            </w:r>
            <w:r w:rsidR="0043649A">
              <w:rPr>
                <w:noProof/>
                <w:webHidden/>
              </w:rPr>
              <w:instrText xml:space="preserve"> PAGEREF _Toc55814100 \h </w:instrText>
            </w:r>
            <w:r w:rsidR="0043649A">
              <w:rPr>
                <w:noProof/>
                <w:webHidden/>
              </w:rPr>
            </w:r>
            <w:r w:rsidR="0043649A">
              <w:rPr>
                <w:noProof/>
                <w:webHidden/>
              </w:rPr>
              <w:fldChar w:fldCharType="separate"/>
            </w:r>
            <w:r w:rsidR="0043649A">
              <w:rPr>
                <w:noProof/>
                <w:webHidden/>
              </w:rPr>
              <w:t>4</w:t>
            </w:r>
            <w:r w:rsidR="0043649A">
              <w:rPr>
                <w:noProof/>
                <w:webHidden/>
              </w:rPr>
              <w:fldChar w:fldCharType="end"/>
            </w:r>
          </w:hyperlink>
        </w:p>
        <w:p w:rsidR="0043649A" w:rsidRDefault="00145FF9">
          <w:pPr>
            <w:pStyle w:val="TOC2"/>
            <w:tabs>
              <w:tab w:val="left" w:pos="880"/>
              <w:tab w:val="right" w:leader="dot" w:pos="10070"/>
            </w:tabs>
            <w:rPr>
              <w:rFonts w:cstheme="minorBidi"/>
              <w:noProof/>
            </w:rPr>
          </w:pPr>
          <w:hyperlink w:anchor="_Toc55814101" w:history="1">
            <w:r w:rsidR="0043649A" w:rsidRPr="00694718">
              <w:rPr>
                <w:rStyle w:val="Hyperlink"/>
                <w:noProof/>
              </w:rPr>
              <w:t>1.1.</w:t>
            </w:r>
            <w:r w:rsidR="0043649A">
              <w:rPr>
                <w:rFonts w:cstheme="minorBidi"/>
                <w:noProof/>
              </w:rPr>
              <w:tab/>
            </w:r>
            <w:r w:rsidR="0043649A" w:rsidRPr="00694718">
              <w:rPr>
                <w:rStyle w:val="Hyperlink"/>
                <w:noProof/>
              </w:rPr>
              <w:t>Purpose of Document</w:t>
            </w:r>
            <w:r w:rsidR="0043649A">
              <w:rPr>
                <w:noProof/>
                <w:webHidden/>
              </w:rPr>
              <w:tab/>
            </w:r>
            <w:r w:rsidR="0043649A">
              <w:rPr>
                <w:noProof/>
                <w:webHidden/>
              </w:rPr>
              <w:fldChar w:fldCharType="begin"/>
            </w:r>
            <w:r w:rsidR="0043649A">
              <w:rPr>
                <w:noProof/>
                <w:webHidden/>
              </w:rPr>
              <w:instrText xml:space="preserve"> PAGEREF _Toc55814101 \h </w:instrText>
            </w:r>
            <w:r w:rsidR="0043649A">
              <w:rPr>
                <w:noProof/>
                <w:webHidden/>
              </w:rPr>
            </w:r>
            <w:r w:rsidR="0043649A">
              <w:rPr>
                <w:noProof/>
                <w:webHidden/>
              </w:rPr>
              <w:fldChar w:fldCharType="separate"/>
            </w:r>
            <w:r w:rsidR="0043649A">
              <w:rPr>
                <w:noProof/>
                <w:webHidden/>
              </w:rPr>
              <w:t>4</w:t>
            </w:r>
            <w:r w:rsidR="0043649A">
              <w:rPr>
                <w:noProof/>
                <w:webHidden/>
              </w:rPr>
              <w:fldChar w:fldCharType="end"/>
            </w:r>
          </w:hyperlink>
        </w:p>
        <w:p w:rsidR="0043649A" w:rsidRDefault="00145FF9">
          <w:pPr>
            <w:pStyle w:val="TOC2"/>
            <w:tabs>
              <w:tab w:val="left" w:pos="880"/>
              <w:tab w:val="right" w:leader="dot" w:pos="10070"/>
            </w:tabs>
            <w:rPr>
              <w:rFonts w:cstheme="minorBidi"/>
              <w:noProof/>
            </w:rPr>
          </w:pPr>
          <w:hyperlink w:anchor="_Toc55814102" w:history="1">
            <w:r w:rsidR="0043649A" w:rsidRPr="00694718">
              <w:rPr>
                <w:rStyle w:val="Hyperlink"/>
                <w:noProof/>
              </w:rPr>
              <w:t>1.2.</w:t>
            </w:r>
            <w:r w:rsidR="0043649A">
              <w:rPr>
                <w:rFonts w:cstheme="minorBidi"/>
                <w:noProof/>
              </w:rPr>
              <w:tab/>
            </w:r>
            <w:r w:rsidR="0043649A" w:rsidRPr="00694718">
              <w:rPr>
                <w:rStyle w:val="Hyperlink"/>
                <w:noProof/>
              </w:rPr>
              <w:t>High Level Requirement</w:t>
            </w:r>
            <w:r w:rsidR="0043649A">
              <w:rPr>
                <w:noProof/>
                <w:webHidden/>
              </w:rPr>
              <w:tab/>
            </w:r>
            <w:r w:rsidR="0043649A">
              <w:rPr>
                <w:noProof/>
                <w:webHidden/>
              </w:rPr>
              <w:fldChar w:fldCharType="begin"/>
            </w:r>
            <w:r w:rsidR="0043649A">
              <w:rPr>
                <w:noProof/>
                <w:webHidden/>
              </w:rPr>
              <w:instrText xml:space="preserve"> PAGEREF _Toc55814102 \h </w:instrText>
            </w:r>
            <w:r w:rsidR="0043649A">
              <w:rPr>
                <w:noProof/>
                <w:webHidden/>
              </w:rPr>
            </w:r>
            <w:r w:rsidR="0043649A">
              <w:rPr>
                <w:noProof/>
                <w:webHidden/>
              </w:rPr>
              <w:fldChar w:fldCharType="separate"/>
            </w:r>
            <w:r w:rsidR="0043649A">
              <w:rPr>
                <w:noProof/>
                <w:webHidden/>
              </w:rPr>
              <w:t>4</w:t>
            </w:r>
            <w:r w:rsidR="0043649A">
              <w:rPr>
                <w:noProof/>
                <w:webHidden/>
              </w:rPr>
              <w:fldChar w:fldCharType="end"/>
            </w:r>
          </w:hyperlink>
        </w:p>
        <w:p w:rsidR="0043649A" w:rsidRDefault="00145FF9">
          <w:pPr>
            <w:pStyle w:val="TOC2"/>
            <w:tabs>
              <w:tab w:val="left" w:pos="880"/>
              <w:tab w:val="right" w:leader="dot" w:pos="10070"/>
            </w:tabs>
            <w:rPr>
              <w:rFonts w:cstheme="minorBidi"/>
              <w:noProof/>
            </w:rPr>
          </w:pPr>
          <w:hyperlink w:anchor="_Toc55814103" w:history="1">
            <w:r w:rsidR="0043649A" w:rsidRPr="00694718">
              <w:rPr>
                <w:rStyle w:val="Hyperlink"/>
                <w:noProof/>
              </w:rPr>
              <w:t>1.3.</w:t>
            </w:r>
            <w:r w:rsidR="0043649A">
              <w:rPr>
                <w:rFonts w:cstheme="minorBidi"/>
                <w:noProof/>
              </w:rPr>
              <w:tab/>
            </w:r>
            <w:r w:rsidR="0043649A" w:rsidRPr="00694718">
              <w:rPr>
                <w:rStyle w:val="Hyperlink"/>
                <w:noProof/>
              </w:rPr>
              <w:t>Need and Benefits of Requirement</w:t>
            </w:r>
            <w:r w:rsidR="0043649A">
              <w:rPr>
                <w:noProof/>
                <w:webHidden/>
              </w:rPr>
              <w:tab/>
            </w:r>
            <w:r w:rsidR="0043649A">
              <w:rPr>
                <w:noProof/>
                <w:webHidden/>
              </w:rPr>
              <w:fldChar w:fldCharType="begin"/>
            </w:r>
            <w:r w:rsidR="0043649A">
              <w:rPr>
                <w:noProof/>
                <w:webHidden/>
              </w:rPr>
              <w:instrText xml:space="preserve"> PAGEREF _Toc55814103 \h </w:instrText>
            </w:r>
            <w:r w:rsidR="0043649A">
              <w:rPr>
                <w:noProof/>
                <w:webHidden/>
              </w:rPr>
            </w:r>
            <w:r w:rsidR="0043649A">
              <w:rPr>
                <w:noProof/>
                <w:webHidden/>
              </w:rPr>
              <w:fldChar w:fldCharType="separate"/>
            </w:r>
            <w:r w:rsidR="0043649A">
              <w:rPr>
                <w:noProof/>
                <w:webHidden/>
              </w:rPr>
              <w:t>4</w:t>
            </w:r>
            <w:r w:rsidR="0043649A">
              <w:rPr>
                <w:noProof/>
                <w:webHidden/>
              </w:rPr>
              <w:fldChar w:fldCharType="end"/>
            </w:r>
          </w:hyperlink>
        </w:p>
        <w:p w:rsidR="0043649A" w:rsidRDefault="00145FF9">
          <w:pPr>
            <w:pStyle w:val="TOC2"/>
            <w:tabs>
              <w:tab w:val="left" w:pos="880"/>
              <w:tab w:val="right" w:leader="dot" w:pos="10070"/>
            </w:tabs>
            <w:rPr>
              <w:rFonts w:cstheme="minorBidi"/>
              <w:noProof/>
            </w:rPr>
          </w:pPr>
          <w:hyperlink w:anchor="_Toc55814104" w:history="1">
            <w:r w:rsidR="0043649A" w:rsidRPr="00694718">
              <w:rPr>
                <w:rStyle w:val="Hyperlink"/>
                <w:noProof/>
              </w:rPr>
              <w:t>1.4.</w:t>
            </w:r>
            <w:r w:rsidR="0043649A">
              <w:rPr>
                <w:rFonts w:cstheme="minorBidi"/>
                <w:noProof/>
              </w:rPr>
              <w:tab/>
            </w:r>
            <w:r w:rsidR="0043649A" w:rsidRPr="00694718">
              <w:rPr>
                <w:rStyle w:val="Hyperlink"/>
                <w:noProof/>
              </w:rPr>
              <w:t>Reference/Source Document</w:t>
            </w:r>
            <w:r w:rsidR="0043649A">
              <w:rPr>
                <w:noProof/>
                <w:webHidden/>
              </w:rPr>
              <w:tab/>
            </w:r>
            <w:r w:rsidR="0043649A">
              <w:rPr>
                <w:noProof/>
                <w:webHidden/>
              </w:rPr>
              <w:fldChar w:fldCharType="begin"/>
            </w:r>
            <w:r w:rsidR="0043649A">
              <w:rPr>
                <w:noProof/>
                <w:webHidden/>
              </w:rPr>
              <w:instrText xml:space="preserve"> PAGEREF _Toc55814104 \h </w:instrText>
            </w:r>
            <w:r w:rsidR="0043649A">
              <w:rPr>
                <w:noProof/>
                <w:webHidden/>
              </w:rPr>
            </w:r>
            <w:r w:rsidR="0043649A">
              <w:rPr>
                <w:noProof/>
                <w:webHidden/>
              </w:rPr>
              <w:fldChar w:fldCharType="separate"/>
            </w:r>
            <w:r w:rsidR="0043649A">
              <w:rPr>
                <w:noProof/>
                <w:webHidden/>
              </w:rPr>
              <w:t>4</w:t>
            </w:r>
            <w:r w:rsidR="0043649A">
              <w:rPr>
                <w:noProof/>
                <w:webHidden/>
              </w:rPr>
              <w:fldChar w:fldCharType="end"/>
            </w:r>
          </w:hyperlink>
        </w:p>
        <w:p w:rsidR="0043649A" w:rsidRDefault="00145FF9">
          <w:pPr>
            <w:pStyle w:val="TOC1"/>
            <w:tabs>
              <w:tab w:val="left" w:pos="440"/>
              <w:tab w:val="right" w:leader="dot" w:pos="10070"/>
            </w:tabs>
            <w:rPr>
              <w:rFonts w:cstheme="minorBidi"/>
              <w:noProof/>
            </w:rPr>
          </w:pPr>
          <w:hyperlink w:anchor="_Toc55814105" w:history="1">
            <w:r w:rsidR="0043649A" w:rsidRPr="00694718">
              <w:rPr>
                <w:rStyle w:val="Hyperlink"/>
                <w:noProof/>
              </w:rPr>
              <w:t>2.</w:t>
            </w:r>
            <w:r w:rsidR="0043649A">
              <w:rPr>
                <w:rFonts w:cstheme="minorBidi"/>
                <w:noProof/>
              </w:rPr>
              <w:tab/>
            </w:r>
            <w:r w:rsidR="0043649A" w:rsidRPr="00694718">
              <w:rPr>
                <w:rStyle w:val="Hyperlink"/>
                <w:noProof/>
              </w:rPr>
              <w:t>Requirement Description</w:t>
            </w:r>
            <w:r w:rsidR="0043649A">
              <w:rPr>
                <w:noProof/>
                <w:webHidden/>
              </w:rPr>
              <w:tab/>
            </w:r>
            <w:r w:rsidR="0043649A">
              <w:rPr>
                <w:noProof/>
                <w:webHidden/>
              </w:rPr>
              <w:fldChar w:fldCharType="begin"/>
            </w:r>
            <w:r w:rsidR="0043649A">
              <w:rPr>
                <w:noProof/>
                <w:webHidden/>
              </w:rPr>
              <w:instrText xml:space="preserve"> PAGEREF _Toc55814105 \h </w:instrText>
            </w:r>
            <w:r w:rsidR="0043649A">
              <w:rPr>
                <w:noProof/>
                <w:webHidden/>
              </w:rPr>
            </w:r>
            <w:r w:rsidR="0043649A">
              <w:rPr>
                <w:noProof/>
                <w:webHidden/>
              </w:rPr>
              <w:fldChar w:fldCharType="separate"/>
            </w:r>
            <w:r w:rsidR="0043649A">
              <w:rPr>
                <w:noProof/>
                <w:webHidden/>
              </w:rPr>
              <w:t>4</w:t>
            </w:r>
            <w:r w:rsidR="0043649A">
              <w:rPr>
                <w:noProof/>
                <w:webHidden/>
              </w:rPr>
              <w:fldChar w:fldCharType="end"/>
            </w:r>
          </w:hyperlink>
        </w:p>
        <w:p w:rsidR="0043649A" w:rsidRDefault="00145FF9">
          <w:pPr>
            <w:pStyle w:val="TOC2"/>
            <w:tabs>
              <w:tab w:val="left" w:pos="880"/>
              <w:tab w:val="right" w:leader="dot" w:pos="10070"/>
            </w:tabs>
            <w:rPr>
              <w:rFonts w:cstheme="minorBidi"/>
              <w:noProof/>
            </w:rPr>
          </w:pPr>
          <w:hyperlink w:anchor="_Toc55814106" w:history="1">
            <w:r w:rsidR="0043649A" w:rsidRPr="00694718">
              <w:rPr>
                <w:rStyle w:val="Hyperlink"/>
                <w:noProof/>
              </w:rPr>
              <w:t>2.1.</w:t>
            </w:r>
            <w:r w:rsidR="0043649A">
              <w:rPr>
                <w:rFonts w:cstheme="minorBidi"/>
                <w:noProof/>
              </w:rPr>
              <w:tab/>
            </w:r>
            <w:r w:rsidR="0043649A" w:rsidRPr="00694718">
              <w:rPr>
                <w:rStyle w:val="Hyperlink"/>
                <w:noProof/>
              </w:rPr>
              <w:t>In Scope</w:t>
            </w:r>
            <w:r w:rsidR="0043649A">
              <w:rPr>
                <w:noProof/>
                <w:webHidden/>
              </w:rPr>
              <w:tab/>
            </w:r>
            <w:r w:rsidR="0043649A">
              <w:rPr>
                <w:noProof/>
                <w:webHidden/>
              </w:rPr>
              <w:fldChar w:fldCharType="begin"/>
            </w:r>
            <w:r w:rsidR="0043649A">
              <w:rPr>
                <w:noProof/>
                <w:webHidden/>
              </w:rPr>
              <w:instrText xml:space="preserve"> PAGEREF _Toc55814106 \h </w:instrText>
            </w:r>
            <w:r w:rsidR="0043649A">
              <w:rPr>
                <w:noProof/>
                <w:webHidden/>
              </w:rPr>
            </w:r>
            <w:r w:rsidR="0043649A">
              <w:rPr>
                <w:noProof/>
                <w:webHidden/>
              </w:rPr>
              <w:fldChar w:fldCharType="separate"/>
            </w:r>
            <w:r w:rsidR="0043649A">
              <w:rPr>
                <w:noProof/>
                <w:webHidden/>
              </w:rPr>
              <w:t>4</w:t>
            </w:r>
            <w:r w:rsidR="0043649A">
              <w:rPr>
                <w:noProof/>
                <w:webHidden/>
              </w:rPr>
              <w:fldChar w:fldCharType="end"/>
            </w:r>
          </w:hyperlink>
        </w:p>
        <w:p w:rsidR="0043649A" w:rsidRDefault="00145FF9">
          <w:pPr>
            <w:pStyle w:val="TOC2"/>
            <w:tabs>
              <w:tab w:val="left" w:pos="880"/>
              <w:tab w:val="right" w:leader="dot" w:pos="10070"/>
            </w:tabs>
            <w:rPr>
              <w:rFonts w:cstheme="minorBidi"/>
              <w:noProof/>
            </w:rPr>
          </w:pPr>
          <w:hyperlink w:anchor="_Toc55814107" w:history="1">
            <w:r w:rsidR="0043649A" w:rsidRPr="00694718">
              <w:rPr>
                <w:rStyle w:val="Hyperlink"/>
                <w:noProof/>
              </w:rPr>
              <w:t>2.2.</w:t>
            </w:r>
            <w:r w:rsidR="0043649A">
              <w:rPr>
                <w:rFonts w:cstheme="minorBidi"/>
                <w:noProof/>
              </w:rPr>
              <w:tab/>
            </w:r>
            <w:r w:rsidR="0043649A" w:rsidRPr="00694718">
              <w:rPr>
                <w:rStyle w:val="Hyperlink"/>
                <w:noProof/>
              </w:rPr>
              <w:t>Out Scope</w:t>
            </w:r>
            <w:r w:rsidR="0043649A">
              <w:rPr>
                <w:noProof/>
                <w:webHidden/>
              </w:rPr>
              <w:tab/>
            </w:r>
            <w:r w:rsidR="0043649A">
              <w:rPr>
                <w:noProof/>
                <w:webHidden/>
              </w:rPr>
              <w:fldChar w:fldCharType="begin"/>
            </w:r>
            <w:r w:rsidR="0043649A">
              <w:rPr>
                <w:noProof/>
                <w:webHidden/>
              </w:rPr>
              <w:instrText xml:space="preserve"> PAGEREF _Toc55814107 \h </w:instrText>
            </w:r>
            <w:r w:rsidR="0043649A">
              <w:rPr>
                <w:noProof/>
                <w:webHidden/>
              </w:rPr>
            </w:r>
            <w:r w:rsidR="0043649A">
              <w:rPr>
                <w:noProof/>
                <w:webHidden/>
              </w:rPr>
              <w:fldChar w:fldCharType="separate"/>
            </w:r>
            <w:r w:rsidR="0043649A">
              <w:rPr>
                <w:noProof/>
                <w:webHidden/>
              </w:rPr>
              <w:t>4</w:t>
            </w:r>
            <w:r w:rsidR="0043649A">
              <w:rPr>
                <w:noProof/>
                <w:webHidden/>
              </w:rPr>
              <w:fldChar w:fldCharType="end"/>
            </w:r>
          </w:hyperlink>
        </w:p>
        <w:p w:rsidR="0043649A" w:rsidRDefault="00145FF9">
          <w:pPr>
            <w:pStyle w:val="TOC2"/>
            <w:tabs>
              <w:tab w:val="left" w:pos="880"/>
              <w:tab w:val="right" w:leader="dot" w:pos="10070"/>
            </w:tabs>
            <w:rPr>
              <w:rFonts w:cstheme="minorBidi"/>
              <w:noProof/>
            </w:rPr>
          </w:pPr>
          <w:hyperlink w:anchor="_Toc55814108" w:history="1">
            <w:r w:rsidR="0043649A" w:rsidRPr="00694718">
              <w:rPr>
                <w:rStyle w:val="Hyperlink"/>
                <w:noProof/>
              </w:rPr>
              <w:t>2.3.</w:t>
            </w:r>
            <w:r w:rsidR="0043649A">
              <w:rPr>
                <w:rFonts w:cstheme="minorBidi"/>
                <w:noProof/>
              </w:rPr>
              <w:tab/>
            </w:r>
            <w:r w:rsidR="0043649A" w:rsidRPr="00694718">
              <w:rPr>
                <w:rStyle w:val="Hyperlink"/>
                <w:noProof/>
              </w:rPr>
              <w:t>Current Functionality</w:t>
            </w:r>
            <w:r w:rsidR="0043649A">
              <w:rPr>
                <w:noProof/>
                <w:webHidden/>
              </w:rPr>
              <w:tab/>
            </w:r>
            <w:r w:rsidR="0043649A">
              <w:rPr>
                <w:noProof/>
                <w:webHidden/>
              </w:rPr>
              <w:fldChar w:fldCharType="begin"/>
            </w:r>
            <w:r w:rsidR="0043649A">
              <w:rPr>
                <w:noProof/>
                <w:webHidden/>
              </w:rPr>
              <w:instrText xml:space="preserve"> PAGEREF _Toc55814108 \h </w:instrText>
            </w:r>
            <w:r w:rsidR="0043649A">
              <w:rPr>
                <w:noProof/>
                <w:webHidden/>
              </w:rPr>
            </w:r>
            <w:r w:rsidR="0043649A">
              <w:rPr>
                <w:noProof/>
                <w:webHidden/>
              </w:rPr>
              <w:fldChar w:fldCharType="separate"/>
            </w:r>
            <w:r w:rsidR="0043649A">
              <w:rPr>
                <w:noProof/>
                <w:webHidden/>
              </w:rPr>
              <w:t>5</w:t>
            </w:r>
            <w:r w:rsidR="0043649A">
              <w:rPr>
                <w:noProof/>
                <w:webHidden/>
              </w:rPr>
              <w:fldChar w:fldCharType="end"/>
            </w:r>
          </w:hyperlink>
        </w:p>
        <w:p w:rsidR="0043649A" w:rsidRDefault="00145FF9">
          <w:pPr>
            <w:pStyle w:val="TOC2"/>
            <w:tabs>
              <w:tab w:val="left" w:pos="880"/>
              <w:tab w:val="right" w:leader="dot" w:pos="10070"/>
            </w:tabs>
            <w:rPr>
              <w:rFonts w:cstheme="minorBidi"/>
              <w:noProof/>
            </w:rPr>
          </w:pPr>
          <w:hyperlink w:anchor="_Toc55814114" w:history="1">
            <w:r w:rsidR="0043649A" w:rsidRPr="00694718">
              <w:rPr>
                <w:rStyle w:val="Hyperlink"/>
                <w:noProof/>
              </w:rPr>
              <w:t>2.4.</w:t>
            </w:r>
            <w:r w:rsidR="0043649A">
              <w:rPr>
                <w:rFonts w:cstheme="minorBidi"/>
                <w:noProof/>
              </w:rPr>
              <w:tab/>
            </w:r>
            <w:r w:rsidR="0043649A" w:rsidRPr="00694718">
              <w:rPr>
                <w:rStyle w:val="Hyperlink"/>
                <w:noProof/>
              </w:rPr>
              <w:t>Proposed Functionality</w:t>
            </w:r>
            <w:r w:rsidR="0043649A">
              <w:rPr>
                <w:noProof/>
                <w:webHidden/>
              </w:rPr>
              <w:tab/>
            </w:r>
            <w:r w:rsidR="0043649A">
              <w:rPr>
                <w:noProof/>
                <w:webHidden/>
              </w:rPr>
              <w:fldChar w:fldCharType="begin"/>
            </w:r>
            <w:r w:rsidR="0043649A">
              <w:rPr>
                <w:noProof/>
                <w:webHidden/>
              </w:rPr>
              <w:instrText xml:space="preserve"> PAGEREF _Toc55814114 \h </w:instrText>
            </w:r>
            <w:r w:rsidR="0043649A">
              <w:rPr>
                <w:noProof/>
                <w:webHidden/>
              </w:rPr>
            </w:r>
            <w:r w:rsidR="0043649A">
              <w:rPr>
                <w:noProof/>
                <w:webHidden/>
              </w:rPr>
              <w:fldChar w:fldCharType="separate"/>
            </w:r>
            <w:r w:rsidR="0043649A">
              <w:rPr>
                <w:noProof/>
                <w:webHidden/>
              </w:rPr>
              <w:t>6</w:t>
            </w:r>
            <w:r w:rsidR="0043649A">
              <w:rPr>
                <w:noProof/>
                <w:webHidden/>
              </w:rPr>
              <w:fldChar w:fldCharType="end"/>
            </w:r>
          </w:hyperlink>
        </w:p>
        <w:p w:rsidR="0043649A" w:rsidRDefault="00145FF9">
          <w:pPr>
            <w:pStyle w:val="TOC2"/>
            <w:tabs>
              <w:tab w:val="left" w:pos="880"/>
              <w:tab w:val="right" w:leader="dot" w:pos="10070"/>
            </w:tabs>
            <w:rPr>
              <w:rFonts w:cstheme="minorBidi"/>
              <w:noProof/>
            </w:rPr>
          </w:pPr>
          <w:hyperlink w:anchor="_Toc55814115" w:history="1">
            <w:r w:rsidR="0043649A" w:rsidRPr="00694718">
              <w:rPr>
                <w:rStyle w:val="Hyperlink"/>
                <w:noProof/>
              </w:rPr>
              <w:t>2.5.</w:t>
            </w:r>
            <w:r w:rsidR="0043649A">
              <w:rPr>
                <w:rFonts w:cstheme="minorBidi"/>
                <w:noProof/>
              </w:rPr>
              <w:tab/>
            </w:r>
            <w:r w:rsidR="0043649A" w:rsidRPr="00694718">
              <w:rPr>
                <w:rStyle w:val="Hyperlink"/>
                <w:noProof/>
              </w:rPr>
              <w:t>Workflow Requirement</w:t>
            </w:r>
            <w:r w:rsidR="0043649A">
              <w:rPr>
                <w:noProof/>
                <w:webHidden/>
              </w:rPr>
              <w:tab/>
            </w:r>
            <w:r w:rsidR="0043649A">
              <w:rPr>
                <w:noProof/>
                <w:webHidden/>
              </w:rPr>
              <w:fldChar w:fldCharType="begin"/>
            </w:r>
            <w:r w:rsidR="0043649A">
              <w:rPr>
                <w:noProof/>
                <w:webHidden/>
              </w:rPr>
              <w:instrText xml:space="preserve"> PAGEREF _Toc55814115 \h </w:instrText>
            </w:r>
            <w:r w:rsidR="0043649A">
              <w:rPr>
                <w:noProof/>
                <w:webHidden/>
              </w:rPr>
            </w:r>
            <w:r w:rsidR="0043649A">
              <w:rPr>
                <w:noProof/>
                <w:webHidden/>
              </w:rPr>
              <w:fldChar w:fldCharType="separate"/>
            </w:r>
            <w:r w:rsidR="0043649A">
              <w:rPr>
                <w:noProof/>
                <w:webHidden/>
              </w:rPr>
              <w:t>12</w:t>
            </w:r>
            <w:r w:rsidR="0043649A">
              <w:rPr>
                <w:noProof/>
                <w:webHidden/>
              </w:rPr>
              <w:fldChar w:fldCharType="end"/>
            </w:r>
          </w:hyperlink>
        </w:p>
        <w:p w:rsidR="0043649A" w:rsidRDefault="00145FF9">
          <w:pPr>
            <w:pStyle w:val="TOC1"/>
            <w:tabs>
              <w:tab w:val="right" w:leader="dot" w:pos="10070"/>
            </w:tabs>
            <w:rPr>
              <w:rFonts w:cstheme="minorBidi"/>
              <w:noProof/>
            </w:rPr>
          </w:pPr>
          <w:hyperlink w:anchor="_Toc55814116" w:history="1">
            <w:r w:rsidR="0043649A" w:rsidRPr="00694718">
              <w:rPr>
                <w:rStyle w:val="Hyperlink"/>
                <w:noProof/>
              </w:rPr>
              <w:t>3. Risks and Mitigation</w:t>
            </w:r>
            <w:r w:rsidR="0043649A">
              <w:rPr>
                <w:noProof/>
                <w:webHidden/>
              </w:rPr>
              <w:tab/>
            </w:r>
            <w:r w:rsidR="0043649A">
              <w:rPr>
                <w:noProof/>
                <w:webHidden/>
              </w:rPr>
              <w:fldChar w:fldCharType="begin"/>
            </w:r>
            <w:r w:rsidR="0043649A">
              <w:rPr>
                <w:noProof/>
                <w:webHidden/>
              </w:rPr>
              <w:instrText xml:space="preserve"> PAGEREF _Toc55814116 \h </w:instrText>
            </w:r>
            <w:r w:rsidR="0043649A">
              <w:rPr>
                <w:noProof/>
                <w:webHidden/>
              </w:rPr>
            </w:r>
            <w:r w:rsidR="0043649A">
              <w:rPr>
                <w:noProof/>
                <w:webHidden/>
              </w:rPr>
              <w:fldChar w:fldCharType="separate"/>
            </w:r>
            <w:r w:rsidR="0043649A">
              <w:rPr>
                <w:noProof/>
                <w:webHidden/>
              </w:rPr>
              <w:t>12</w:t>
            </w:r>
            <w:r w:rsidR="0043649A">
              <w:rPr>
                <w:noProof/>
                <w:webHidden/>
              </w:rPr>
              <w:fldChar w:fldCharType="end"/>
            </w:r>
          </w:hyperlink>
        </w:p>
        <w:p w:rsidR="0043649A" w:rsidRDefault="00145FF9">
          <w:pPr>
            <w:pStyle w:val="TOC1"/>
            <w:tabs>
              <w:tab w:val="right" w:leader="dot" w:pos="10070"/>
            </w:tabs>
            <w:rPr>
              <w:rFonts w:cstheme="minorBidi"/>
              <w:noProof/>
            </w:rPr>
          </w:pPr>
          <w:hyperlink w:anchor="_Toc55814117" w:history="1">
            <w:r w:rsidR="0043649A" w:rsidRPr="00694718">
              <w:rPr>
                <w:rStyle w:val="Hyperlink"/>
                <w:noProof/>
              </w:rPr>
              <w:t>4. Glossary</w:t>
            </w:r>
            <w:r w:rsidR="0043649A">
              <w:rPr>
                <w:noProof/>
                <w:webHidden/>
              </w:rPr>
              <w:tab/>
            </w:r>
            <w:r w:rsidR="0043649A">
              <w:rPr>
                <w:noProof/>
                <w:webHidden/>
              </w:rPr>
              <w:fldChar w:fldCharType="begin"/>
            </w:r>
            <w:r w:rsidR="0043649A">
              <w:rPr>
                <w:noProof/>
                <w:webHidden/>
              </w:rPr>
              <w:instrText xml:space="preserve"> PAGEREF _Toc55814117 \h </w:instrText>
            </w:r>
            <w:r w:rsidR="0043649A">
              <w:rPr>
                <w:noProof/>
                <w:webHidden/>
              </w:rPr>
            </w:r>
            <w:r w:rsidR="0043649A">
              <w:rPr>
                <w:noProof/>
                <w:webHidden/>
              </w:rPr>
              <w:fldChar w:fldCharType="separate"/>
            </w:r>
            <w:r w:rsidR="0043649A">
              <w:rPr>
                <w:noProof/>
                <w:webHidden/>
              </w:rPr>
              <w:t>12</w:t>
            </w:r>
            <w:r w:rsidR="0043649A">
              <w:rPr>
                <w:noProof/>
                <w:webHidden/>
              </w:rPr>
              <w:fldChar w:fldCharType="end"/>
            </w:r>
          </w:hyperlink>
        </w:p>
        <w:p w:rsidR="0043649A" w:rsidRDefault="00145FF9">
          <w:pPr>
            <w:pStyle w:val="TOC1"/>
            <w:tabs>
              <w:tab w:val="right" w:leader="dot" w:pos="10070"/>
            </w:tabs>
            <w:rPr>
              <w:rFonts w:cstheme="minorBidi"/>
              <w:noProof/>
            </w:rPr>
          </w:pPr>
          <w:hyperlink w:anchor="_Toc55814118" w:history="1">
            <w:r w:rsidR="0043649A" w:rsidRPr="00694718">
              <w:rPr>
                <w:rStyle w:val="Hyperlink"/>
                <w:noProof/>
              </w:rPr>
              <w:t>5. Annexures</w:t>
            </w:r>
            <w:r w:rsidR="0043649A">
              <w:rPr>
                <w:noProof/>
                <w:webHidden/>
              </w:rPr>
              <w:tab/>
            </w:r>
            <w:r w:rsidR="0043649A">
              <w:rPr>
                <w:noProof/>
                <w:webHidden/>
              </w:rPr>
              <w:fldChar w:fldCharType="begin"/>
            </w:r>
            <w:r w:rsidR="0043649A">
              <w:rPr>
                <w:noProof/>
                <w:webHidden/>
              </w:rPr>
              <w:instrText xml:space="preserve"> PAGEREF _Toc55814118 \h </w:instrText>
            </w:r>
            <w:r w:rsidR="0043649A">
              <w:rPr>
                <w:noProof/>
                <w:webHidden/>
              </w:rPr>
            </w:r>
            <w:r w:rsidR="0043649A">
              <w:rPr>
                <w:noProof/>
                <w:webHidden/>
              </w:rPr>
              <w:fldChar w:fldCharType="separate"/>
            </w:r>
            <w:r w:rsidR="0043649A">
              <w:rPr>
                <w:noProof/>
                <w:webHidden/>
              </w:rPr>
              <w:t>13</w:t>
            </w:r>
            <w:r w:rsidR="0043649A">
              <w:rPr>
                <w:noProof/>
                <w:webHidden/>
              </w:rPr>
              <w:fldChar w:fldCharType="end"/>
            </w:r>
          </w:hyperlink>
        </w:p>
        <w:p w:rsidR="0043649A" w:rsidRDefault="00145FF9">
          <w:pPr>
            <w:pStyle w:val="TOC1"/>
            <w:tabs>
              <w:tab w:val="right" w:leader="dot" w:pos="10070"/>
            </w:tabs>
            <w:rPr>
              <w:rFonts w:cstheme="minorBidi"/>
              <w:noProof/>
            </w:rPr>
          </w:pPr>
          <w:hyperlink w:anchor="_Toc55814119" w:history="1">
            <w:r w:rsidR="0043649A" w:rsidRPr="00694718">
              <w:rPr>
                <w:rStyle w:val="Hyperlink"/>
                <w:noProof/>
              </w:rPr>
              <w:t>6. Appendix</w:t>
            </w:r>
            <w:r w:rsidR="0043649A">
              <w:rPr>
                <w:noProof/>
                <w:webHidden/>
              </w:rPr>
              <w:tab/>
            </w:r>
            <w:r w:rsidR="0043649A">
              <w:rPr>
                <w:noProof/>
                <w:webHidden/>
              </w:rPr>
              <w:fldChar w:fldCharType="begin"/>
            </w:r>
            <w:r w:rsidR="0043649A">
              <w:rPr>
                <w:noProof/>
                <w:webHidden/>
              </w:rPr>
              <w:instrText xml:space="preserve"> PAGEREF _Toc55814119 \h </w:instrText>
            </w:r>
            <w:r w:rsidR="0043649A">
              <w:rPr>
                <w:noProof/>
                <w:webHidden/>
              </w:rPr>
            </w:r>
            <w:r w:rsidR="0043649A">
              <w:rPr>
                <w:noProof/>
                <w:webHidden/>
              </w:rPr>
              <w:fldChar w:fldCharType="separate"/>
            </w:r>
            <w:r w:rsidR="0043649A">
              <w:rPr>
                <w:noProof/>
                <w:webHidden/>
              </w:rPr>
              <w:t>13</w:t>
            </w:r>
            <w:r w:rsidR="0043649A">
              <w:rPr>
                <w:noProof/>
                <w:webHidden/>
              </w:rPr>
              <w:fldChar w:fldCharType="end"/>
            </w:r>
          </w:hyperlink>
        </w:p>
        <w:p w:rsidR="00250E60" w:rsidRDefault="00250E60" w:rsidP="00CF0A77">
          <w:pPr>
            <w:jc w:val="both"/>
          </w:pPr>
          <w:r>
            <w:rPr>
              <w:b/>
              <w:bCs/>
              <w:noProof/>
            </w:rPr>
            <w:fldChar w:fldCharType="end"/>
          </w:r>
        </w:p>
      </w:sdtContent>
    </w:sdt>
    <w:p w:rsidR="00EA75CE" w:rsidRDefault="00EA75CE" w:rsidP="00CF0A77">
      <w:pPr>
        <w:jc w:val="both"/>
        <w:rPr>
          <w:b/>
          <w:color w:val="276E8B" w:themeColor="accent1" w:themeShade="BF"/>
          <w:sz w:val="32"/>
        </w:rPr>
      </w:pPr>
      <w:r>
        <w:rPr>
          <w:b/>
          <w:color w:val="276E8B" w:themeColor="accent1" w:themeShade="BF"/>
          <w:sz w:val="32"/>
        </w:rPr>
        <w:br w:type="page"/>
      </w:r>
    </w:p>
    <w:p w:rsidR="00593D92" w:rsidRDefault="00593D92" w:rsidP="00CF0A77">
      <w:pPr>
        <w:jc w:val="both"/>
        <w:rPr>
          <w:b/>
          <w:color w:val="276E8B" w:themeColor="accent1" w:themeShade="BF"/>
          <w:sz w:val="32"/>
        </w:rPr>
      </w:pPr>
    </w:p>
    <w:p w:rsidR="00EA75CE" w:rsidRDefault="00D213C9" w:rsidP="00CF0A77">
      <w:pPr>
        <w:pStyle w:val="Heading1"/>
        <w:numPr>
          <w:ilvl w:val="0"/>
          <w:numId w:val="2"/>
        </w:numPr>
        <w:jc w:val="both"/>
      </w:pPr>
      <w:bookmarkStart w:id="2" w:name="_Toc55814100"/>
      <w:r>
        <w:t>Introduction</w:t>
      </w:r>
      <w:r w:rsidR="00435E7E">
        <w:t xml:space="preserve"> and </w:t>
      </w:r>
      <w:r w:rsidR="002205EA">
        <w:t>High-Level</w:t>
      </w:r>
      <w:r w:rsidR="00AE3BB5">
        <w:t xml:space="preserve"> Requirement</w:t>
      </w:r>
      <w:bookmarkEnd w:id="2"/>
    </w:p>
    <w:p w:rsidR="0067468E" w:rsidRPr="0067468E" w:rsidRDefault="0067468E" w:rsidP="0067468E"/>
    <w:p w:rsidR="00D213C9" w:rsidRDefault="001C0568" w:rsidP="00CF0A77">
      <w:pPr>
        <w:pStyle w:val="Heading2"/>
        <w:numPr>
          <w:ilvl w:val="1"/>
          <w:numId w:val="2"/>
        </w:numPr>
        <w:spacing w:after="240"/>
        <w:jc w:val="both"/>
      </w:pPr>
      <w:bookmarkStart w:id="3" w:name="_Toc55814101"/>
      <w:r>
        <w:t>Purpose of Document</w:t>
      </w:r>
      <w:bookmarkEnd w:id="3"/>
    </w:p>
    <w:p w:rsidR="00385C3D" w:rsidRDefault="00A61347" w:rsidP="00E47F30">
      <w:pPr>
        <w:ind w:left="1080" w:firstLine="360"/>
        <w:jc w:val="both"/>
      </w:pPr>
      <w:r w:rsidRPr="00A61347">
        <w:t xml:space="preserve">The </w:t>
      </w:r>
      <w:r w:rsidR="00F56EE3">
        <w:t xml:space="preserve">main </w:t>
      </w:r>
      <w:r w:rsidRPr="00A61347">
        <w:t xml:space="preserve">purpose of this </w:t>
      </w:r>
      <w:r w:rsidR="00A53DD9">
        <w:t xml:space="preserve">document </w:t>
      </w:r>
      <w:r w:rsidR="00A53DD9" w:rsidRPr="00A61347">
        <w:t>is</w:t>
      </w:r>
      <w:r w:rsidRPr="00A61347">
        <w:t xml:space="preserve"> to </w:t>
      </w:r>
      <w:r w:rsidR="00044663">
        <w:t xml:space="preserve">understand and record </w:t>
      </w:r>
      <w:r w:rsidR="00A53DD9">
        <w:t>the requirement from</w:t>
      </w:r>
      <w:r w:rsidR="009D4259">
        <w:t xml:space="preserve"> PT. </w:t>
      </w:r>
      <w:proofErr w:type="spellStart"/>
      <w:r w:rsidR="009D4259">
        <w:t>Dipo</w:t>
      </w:r>
      <w:proofErr w:type="spellEnd"/>
      <w:r w:rsidR="009D4259">
        <w:t xml:space="preserve"> Star Finance.</w:t>
      </w:r>
      <w:r w:rsidR="00044663">
        <w:t xml:space="preserve"> This document will serve as the main reference </w:t>
      </w:r>
      <w:r w:rsidR="00206DD0">
        <w:t xml:space="preserve">document for </w:t>
      </w:r>
      <w:r w:rsidR="00EA20F9">
        <w:t xml:space="preserve">Print Report in Memo </w:t>
      </w:r>
      <w:proofErr w:type="spellStart"/>
      <w:r w:rsidR="00EA20F9">
        <w:t>Pengajuan</w:t>
      </w:r>
      <w:proofErr w:type="spellEnd"/>
      <w:r w:rsidR="002D5FDB">
        <w:t>.</w:t>
      </w:r>
      <w:r w:rsidR="00AB4DF5">
        <w:t xml:space="preserve"> </w:t>
      </w:r>
      <w:r w:rsidR="000C344E">
        <w:t xml:space="preserve">This document </w:t>
      </w:r>
      <w:r w:rsidR="005800DB">
        <w:t>will be sent</w:t>
      </w:r>
      <w:r w:rsidR="000C344E">
        <w:t xml:space="preserve"> along with RFC document.</w:t>
      </w:r>
    </w:p>
    <w:p w:rsidR="005B6834" w:rsidRDefault="00BE5D7E" w:rsidP="00CF0A77">
      <w:pPr>
        <w:pStyle w:val="Heading2"/>
        <w:numPr>
          <w:ilvl w:val="1"/>
          <w:numId w:val="2"/>
        </w:numPr>
        <w:jc w:val="both"/>
      </w:pPr>
      <w:bookmarkStart w:id="4" w:name="_Toc55814102"/>
      <w:r>
        <w:t>High Level Requirement</w:t>
      </w:r>
      <w:bookmarkEnd w:id="4"/>
    </w:p>
    <w:p w:rsidR="007F7493" w:rsidRDefault="007F7493" w:rsidP="00DA51B5">
      <w:pPr>
        <w:ind w:left="720" w:firstLine="360"/>
        <w:jc w:val="both"/>
      </w:pPr>
    </w:p>
    <w:p w:rsidR="00DA51B5" w:rsidRDefault="004E25FB" w:rsidP="00494682">
      <w:pPr>
        <w:ind w:left="1080" w:firstLine="360"/>
        <w:jc w:val="both"/>
      </w:pPr>
      <w:r w:rsidRPr="004E25FB">
        <w:rPr>
          <w:rFonts w:ascii="Calibri" w:hAnsi="Calibri" w:cs="Calibri"/>
          <w:bCs/>
        </w:rPr>
        <w:t xml:space="preserve">Defined changes in the phase two will be applied in memo </w:t>
      </w:r>
      <w:proofErr w:type="spellStart"/>
      <w:r w:rsidRPr="004E25FB">
        <w:rPr>
          <w:rFonts w:ascii="Calibri" w:hAnsi="Calibri" w:cs="Calibri"/>
          <w:bCs/>
        </w:rPr>
        <w:t>pengajuan</w:t>
      </w:r>
      <w:proofErr w:type="spellEnd"/>
      <w:r w:rsidRPr="004E25FB">
        <w:rPr>
          <w:rFonts w:ascii="Calibri" w:hAnsi="Calibri" w:cs="Calibri"/>
          <w:bCs/>
        </w:rPr>
        <w:t xml:space="preserve"> for type of Car Ownership Program only. The changes are in report of memo </w:t>
      </w:r>
      <w:proofErr w:type="spellStart"/>
      <w:r w:rsidRPr="004E25FB">
        <w:rPr>
          <w:rFonts w:ascii="Calibri" w:hAnsi="Calibri" w:cs="Calibri"/>
          <w:bCs/>
        </w:rPr>
        <w:t>pengajuan</w:t>
      </w:r>
      <w:proofErr w:type="spellEnd"/>
      <w:r w:rsidRPr="004E25FB">
        <w:rPr>
          <w:rFonts w:ascii="Calibri" w:hAnsi="Calibri" w:cs="Calibri"/>
          <w:bCs/>
        </w:rPr>
        <w:t xml:space="preserve"> where we will provide template for memo termination and memo </w:t>
      </w:r>
      <w:proofErr w:type="spellStart"/>
      <w:r w:rsidRPr="004E25FB">
        <w:rPr>
          <w:rFonts w:ascii="Calibri" w:hAnsi="Calibri" w:cs="Calibri"/>
          <w:bCs/>
        </w:rPr>
        <w:t>pretermination</w:t>
      </w:r>
      <w:proofErr w:type="spellEnd"/>
      <w:r w:rsidRPr="004E25FB">
        <w:rPr>
          <w:rFonts w:ascii="Calibri" w:hAnsi="Calibri" w:cs="Calibri"/>
          <w:bCs/>
        </w:rPr>
        <w:t xml:space="preserve">. The expected changes are mostly the enhancement of the report format where system will provide more necessary information as based on user requirement. The elaboration of detail requirements will be mentioned in the section of Proposed Functionality in Business Requirement Document (BRD). </w:t>
      </w:r>
    </w:p>
    <w:p w:rsidR="004168B9" w:rsidRDefault="005279E0" w:rsidP="00CF0A77">
      <w:pPr>
        <w:pStyle w:val="Heading2"/>
        <w:numPr>
          <w:ilvl w:val="1"/>
          <w:numId w:val="2"/>
        </w:numPr>
        <w:jc w:val="both"/>
      </w:pPr>
      <w:bookmarkStart w:id="5" w:name="_Toc55814103"/>
      <w:r>
        <w:t xml:space="preserve">Need and </w:t>
      </w:r>
      <w:r w:rsidR="00AE36C0">
        <w:t>Benefits of Requirement</w:t>
      </w:r>
      <w:bookmarkEnd w:id="5"/>
    </w:p>
    <w:p w:rsidR="003113AC" w:rsidRDefault="00C60155" w:rsidP="00E6706E">
      <w:pPr>
        <w:ind w:left="1080"/>
        <w:jc w:val="both"/>
      </w:pPr>
      <w:r>
        <w:rPr>
          <w:rFonts w:ascii="Calibri" w:hAnsi="Calibri" w:cs="Times New Roman"/>
          <w:szCs w:val="20"/>
        </w:rPr>
        <w:t xml:space="preserve">With these changes, DSF can maximize their work and time efficiently with the system that can support them to input their existing data and helping them to create detailed-report </w:t>
      </w:r>
      <w:r w:rsidR="00AA6039">
        <w:rPr>
          <w:rFonts w:ascii="Calibri" w:hAnsi="Calibri" w:cs="Times New Roman"/>
          <w:szCs w:val="20"/>
        </w:rPr>
        <w:t>to</w:t>
      </w:r>
      <w:r>
        <w:rPr>
          <w:rFonts w:ascii="Calibri" w:hAnsi="Calibri" w:cs="Times New Roman"/>
          <w:szCs w:val="20"/>
        </w:rPr>
        <w:t xml:space="preserve"> adapt with their business process.</w:t>
      </w:r>
    </w:p>
    <w:p w:rsidR="00615898" w:rsidRDefault="00615898" w:rsidP="00615898">
      <w:pPr>
        <w:pStyle w:val="Heading2"/>
        <w:numPr>
          <w:ilvl w:val="1"/>
          <w:numId w:val="2"/>
        </w:numPr>
        <w:jc w:val="both"/>
      </w:pPr>
      <w:bookmarkStart w:id="6" w:name="_Toc55814104"/>
      <w:r w:rsidRPr="00002140">
        <w:t>Reference/Source Document</w:t>
      </w:r>
      <w:bookmarkEnd w:id="6"/>
    </w:p>
    <w:p w:rsidR="000C344E" w:rsidRPr="000C344E" w:rsidRDefault="000C344E" w:rsidP="00E47F30">
      <w:pPr>
        <w:ind w:left="1080"/>
      </w:pPr>
      <w:r>
        <w:t xml:space="preserve">CR Number </w:t>
      </w:r>
      <w:r w:rsidR="007A4108">
        <w:rPr>
          <w:rFonts w:ascii="Calibri" w:hAnsi="Calibri" w:cs="Times New Roman"/>
          <w:szCs w:val="20"/>
        </w:rPr>
        <w:t>IT-CFR-</w:t>
      </w:r>
      <w:r w:rsidR="00AA6039">
        <w:rPr>
          <w:rFonts w:ascii="Calibri" w:hAnsi="Calibri" w:cs="Times New Roman"/>
          <w:szCs w:val="20"/>
        </w:rPr>
        <w:t>200420</w:t>
      </w:r>
      <w:r w:rsidR="007A4108">
        <w:rPr>
          <w:rFonts w:ascii="Calibri" w:hAnsi="Calibri" w:cs="Times New Roman"/>
          <w:szCs w:val="20"/>
        </w:rPr>
        <w:t>-</w:t>
      </w:r>
      <w:r w:rsidR="00AA6039">
        <w:rPr>
          <w:rFonts w:ascii="Calibri" w:hAnsi="Calibri" w:cs="Times New Roman"/>
          <w:szCs w:val="20"/>
        </w:rPr>
        <w:t>855</w:t>
      </w:r>
      <w:r w:rsidR="006F59FB">
        <w:rPr>
          <w:rFonts w:ascii="Calibri" w:hAnsi="Calibri" w:cs="Times New Roman"/>
          <w:szCs w:val="20"/>
        </w:rPr>
        <w:t xml:space="preserve"> </w:t>
      </w:r>
      <w:r w:rsidR="00AA6039">
        <w:t>Asset Selling COP #46850</w:t>
      </w:r>
      <w:r w:rsidR="00C11091" w:rsidRPr="00C11091">
        <w:t>.</w:t>
      </w:r>
    </w:p>
    <w:p w:rsidR="006B00A7" w:rsidRPr="0090106C" w:rsidRDefault="00D101AE" w:rsidP="00CF0A77">
      <w:pPr>
        <w:pStyle w:val="Heading1"/>
        <w:numPr>
          <w:ilvl w:val="0"/>
          <w:numId w:val="2"/>
        </w:numPr>
        <w:spacing w:after="240"/>
        <w:jc w:val="both"/>
      </w:pPr>
      <w:bookmarkStart w:id="7" w:name="_Toc55814105"/>
      <w:r w:rsidRPr="0090106C">
        <w:t>Requirement Description</w:t>
      </w:r>
      <w:bookmarkEnd w:id="7"/>
    </w:p>
    <w:p w:rsidR="00674FF7" w:rsidRPr="00F05FC1" w:rsidRDefault="00864BE7" w:rsidP="00CF0A77">
      <w:pPr>
        <w:pStyle w:val="Heading2"/>
        <w:numPr>
          <w:ilvl w:val="1"/>
          <w:numId w:val="2"/>
        </w:numPr>
        <w:spacing w:after="240"/>
        <w:jc w:val="both"/>
      </w:pPr>
      <w:bookmarkStart w:id="8" w:name="_Toc55814106"/>
      <w:r w:rsidRPr="00F05FC1">
        <w:t>In Scope</w:t>
      </w:r>
      <w:bookmarkEnd w:id="8"/>
    </w:p>
    <w:p w:rsidR="00764A03" w:rsidRDefault="00864BE7" w:rsidP="00CF0A77">
      <w:pPr>
        <w:ind w:left="720" w:firstLine="360"/>
        <w:jc w:val="both"/>
      </w:pPr>
      <w:r w:rsidRPr="007E64C4">
        <w:t xml:space="preserve">Scope of this </w:t>
      </w:r>
      <w:r w:rsidR="00060A48">
        <w:t>CR</w:t>
      </w:r>
      <w:r>
        <w:t xml:space="preserve"> </w:t>
      </w:r>
      <w:r w:rsidR="00097E7A">
        <w:t>is</w:t>
      </w:r>
      <w:r>
        <w:t xml:space="preserve"> limited to</w:t>
      </w:r>
      <w:r w:rsidR="00764A03">
        <w:t>:</w:t>
      </w:r>
    </w:p>
    <w:p w:rsidR="0061327B" w:rsidRDefault="00805FFA" w:rsidP="0043649A">
      <w:pPr>
        <w:pStyle w:val="ListParagraph"/>
        <w:numPr>
          <w:ilvl w:val="0"/>
          <w:numId w:val="4"/>
        </w:numPr>
        <w:ind w:firstLine="90"/>
        <w:jc w:val="both"/>
      </w:pPr>
      <w:r>
        <w:t xml:space="preserve">Report of </w:t>
      </w:r>
      <w:r w:rsidR="00D525BB">
        <w:t xml:space="preserve">Memo </w:t>
      </w:r>
      <w:proofErr w:type="spellStart"/>
      <w:r w:rsidR="00D525BB">
        <w:t>P</w:t>
      </w:r>
      <w:r w:rsidR="00FA0363">
        <w:t>engajuan</w:t>
      </w:r>
      <w:proofErr w:type="spellEnd"/>
      <w:r w:rsidR="00FA0363">
        <w:t xml:space="preserve"> for </w:t>
      </w:r>
      <w:r>
        <w:t>COP</w:t>
      </w:r>
    </w:p>
    <w:p w:rsidR="004E25FB" w:rsidRDefault="004E25FB" w:rsidP="0043649A">
      <w:pPr>
        <w:pStyle w:val="ListParagraph"/>
        <w:numPr>
          <w:ilvl w:val="0"/>
          <w:numId w:val="4"/>
        </w:numPr>
        <w:ind w:firstLine="90"/>
        <w:jc w:val="both"/>
      </w:pPr>
      <w:r>
        <w:t xml:space="preserve">Update Screen in Memo </w:t>
      </w:r>
      <w:proofErr w:type="spellStart"/>
      <w:r>
        <w:t>Pengajuan</w:t>
      </w:r>
      <w:proofErr w:type="spellEnd"/>
      <w:r>
        <w:t xml:space="preserve"> for COP</w:t>
      </w:r>
    </w:p>
    <w:p w:rsidR="0043649A" w:rsidRDefault="005A102F" w:rsidP="0043649A">
      <w:pPr>
        <w:pStyle w:val="ListParagraph"/>
        <w:numPr>
          <w:ilvl w:val="0"/>
          <w:numId w:val="4"/>
        </w:numPr>
        <w:ind w:firstLine="90"/>
        <w:jc w:val="both"/>
      </w:pPr>
      <w:r>
        <w:t xml:space="preserve">Lampiran Memo </w:t>
      </w:r>
      <w:proofErr w:type="spellStart"/>
      <w:r>
        <w:t>Pengajuan</w:t>
      </w:r>
      <w:proofErr w:type="spellEnd"/>
    </w:p>
    <w:p w:rsidR="00871912" w:rsidRPr="0056758F" w:rsidRDefault="00871912" w:rsidP="00CF0A77">
      <w:pPr>
        <w:pStyle w:val="Heading2"/>
        <w:numPr>
          <w:ilvl w:val="1"/>
          <w:numId w:val="2"/>
        </w:numPr>
        <w:spacing w:after="240"/>
        <w:jc w:val="both"/>
      </w:pPr>
      <w:bookmarkStart w:id="9" w:name="_Toc55814107"/>
      <w:r w:rsidRPr="0056758F">
        <w:t>Out Scope</w:t>
      </w:r>
      <w:bookmarkEnd w:id="9"/>
    </w:p>
    <w:p w:rsidR="00883A86" w:rsidRDefault="000B684D" w:rsidP="0043649A">
      <w:pPr>
        <w:pStyle w:val="ListParagraph"/>
        <w:numPr>
          <w:ilvl w:val="0"/>
          <w:numId w:val="8"/>
        </w:numPr>
        <w:ind w:firstLine="90"/>
      </w:pPr>
      <w:r>
        <w:t xml:space="preserve">Profit </w:t>
      </w:r>
      <w:r w:rsidR="00D525BB">
        <w:t>A</w:t>
      </w:r>
      <w:r w:rsidR="00FA0363">
        <w:t>nalysis</w:t>
      </w:r>
    </w:p>
    <w:p w:rsidR="00C20FFE" w:rsidRDefault="003A2BD6" w:rsidP="0043649A">
      <w:pPr>
        <w:pStyle w:val="ListParagraph"/>
        <w:numPr>
          <w:ilvl w:val="0"/>
          <w:numId w:val="8"/>
        </w:numPr>
        <w:ind w:firstLine="90"/>
      </w:pPr>
      <w:r>
        <w:t xml:space="preserve">Lampiran </w:t>
      </w:r>
      <w:proofErr w:type="spellStart"/>
      <w:r>
        <w:t>Hasil</w:t>
      </w:r>
      <w:proofErr w:type="spellEnd"/>
      <w:r>
        <w:t xml:space="preserve"> </w:t>
      </w:r>
      <w:proofErr w:type="spellStart"/>
      <w:r>
        <w:t>Investasi</w:t>
      </w:r>
      <w:proofErr w:type="spellEnd"/>
    </w:p>
    <w:p w:rsidR="00D32F72" w:rsidRDefault="00D32F72" w:rsidP="0043649A">
      <w:pPr>
        <w:pStyle w:val="ListParagraph"/>
        <w:numPr>
          <w:ilvl w:val="0"/>
          <w:numId w:val="8"/>
        </w:numPr>
        <w:ind w:firstLine="90"/>
      </w:pPr>
      <w:r>
        <w:t xml:space="preserve">Report of </w:t>
      </w:r>
      <w:r w:rsidR="00D525BB">
        <w:t>Profit A</w:t>
      </w:r>
      <w:r w:rsidR="00FA0363">
        <w:t>nalysis</w:t>
      </w:r>
    </w:p>
    <w:p w:rsidR="004E25FB" w:rsidRDefault="004E25FB" w:rsidP="0043649A">
      <w:pPr>
        <w:pStyle w:val="ListParagraph"/>
        <w:numPr>
          <w:ilvl w:val="0"/>
          <w:numId w:val="8"/>
        </w:numPr>
        <w:ind w:firstLine="90"/>
      </w:pPr>
      <w:r>
        <w:t>PJB Report</w:t>
      </w:r>
    </w:p>
    <w:p w:rsidR="003A2BD6" w:rsidRDefault="003A2BD6" w:rsidP="0043649A">
      <w:pPr>
        <w:pStyle w:val="ListParagraph"/>
        <w:numPr>
          <w:ilvl w:val="0"/>
          <w:numId w:val="8"/>
        </w:numPr>
        <w:ind w:firstLine="90"/>
      </w:pPr>
      <w:r>
        <w:t>Disposal Report</w:t>
      </w:r>
    </w:p>
    <w:p w:rsidR="003A2BD6" w:rsidRPr="0056758F" w:rsidRDefault="003A2BD6" w:rsidP="003A2BD6">
      <w:pPr>
        <w:pStyle w:val="ListParagraph"/>
        <w:ind w:left="990"/>
      </w:pPr>
    </w:p>
    <w:p w:rsidR="00133665" w:rsidRDefault="00ED51EF" w:rsidP="006E6176">
      <w:pPr>
        <w:pStyle w:val="Heading2"/>
        <w:numPr>
          <w:ilvl w:val="1"/>
          <w:numId w:val="2"/>
        </w:numPr>
        <w:spacing w:after="240"/>
        <w:jc w:val="both"/>
      </w:pPr>
      <w:bookmarkStart w:id="10" w:name="_Toc55814108"/>
      <w:r w:rsidRPr="00EC7569">
        <w:t>Current</w:t>
      </w:r>
      <w:r>
        <w:t xml:space="preserve"> Functionalit</w:t>
      </w:r>
      <w:r w:rsidR="006E6176">
        <w:t>y</w:t>
      </w:r>
      <w:bookmarkEnd w:id="10"/>
    </w:p>
    <w:p w:rsidR="00624AF8" w:rsidRDefault="005A102F" w:rsidP="00624AF8">
      <w:pPr>
        <w:ind w:left="360" w:firstLine="720"/>
        <w:rPr>
          <w:b/>
        </w:rPr>
      </w:pPr>
      <w:r w:rsidRPr="00624AF8">
        <w:rPr>
          <w:b/>
        </w:rPr>
        <w:t xml:space="preserve">Print Memo </w:t>
      </w:r>
      <w:proofErr w:type="spellStart"/>
      <w:r w:rsidRPr="00624AF8">
        <w:rPr>
          <w:b/>
        </w:rPr>
        <w:t>Pengajuan</w:t>
      </w:r>
      <w:proofErr w:type="spellEnd"/>
      <w:r w:rsidRPr="00624AF8">
        <w:rPr>
          <w:b/>
        </w:rPr>
        <w:t xml:space="preserve"> in COP</w:t>
      </w:r>
    </w:p>
    <w:p w:rsidR="008068CD" w:rsidRDefault="001A7A44" w:rsidP="008068CD">
      <w:pPr>
        <w:ind w:left="1080"/>
      </w:pPr>
      <w:r>
        <w:t xml:space="preserve">Currently user can download the report of </w:t>
      </w:r>
      <w:r w:rsidR="004506C6">
        <w:t xml:space="preserve">memo </w:t>
      </w:r>
      <w:proofErr w:type="spellStart"/>
      <w:r w:rsidR="004506C6">
        <w:t>p</w:t>
      </w:r>
      <w:r>
        <w:t>engajuan</w:t>
      </w:r>
      <w:proofErr w:type="spellEnd"/>
      <w:r>
        <w:t xml:space="preserve"> in COP from </w:t>
      </w:r>
      <w:r w:rsidR="004506C6">
        <w:t>print r</w:t>
      </w:r>
      <w:r w:rsidR="00624AF8">
        <w:t xml:space="preserve">eport. User is </w:t>
      </w:r>
      <w:r>
        <w:t xml:space="preserve">provided one </w:t>
      </w:r>
      <w:r w:rsidR="004506C6">
        <w:t xml:space="preserve">type only of memo </w:t>
      </w:r>
      <w:proofErr w:type="spellStart"/>
      <w:r w:rsidR="004506C6">
        <w:t>pengajuan</w:t>
      </w:r>
      <w:proofErr w:type="spellEnd"/>
      <w:r w:rsidR="004506C6">
        <w:t xml:space="preserve"> which is memo termination.</w:t>
      </w:r>
      <w:r w:rsidR="006F2C1B">
        <w:t xml:space="preserve"> </w:t>
      </w:r>
      <w:r w:rsidR="009121F8">
        <w:t xml:space="preserve">Before user can download the report, user need to fill the required data from update screen in memo </w:t>
      </w:r>
      <w:proofErr w:type="spellStart"/>
      <w:r w:rsidR="009121F8">
        <w:t>pengajuan</w:t>
      </w:r>
      <w:proofErr w:type="spellEnd"/>
      <w:r w:rsidR="009121F8">
        <w:t xml:space="preserve">. </w:t>
      </w:r>
    </w:p>
    <w:p w:rsidR="007748EC" w:rsidRDefault="008068CD" w:rsidP="008068CD">
      <w:r>
        <w:rPr>
          <w:noProof/>
        </w:rPr>
        <w:drawing>
          <wp:anchor distT="0" distB="0" distL="114300" distR="114300" simplePos="0" relativeHeight="252298240" behindDoc="1" locked="0" layoutInCell="1" allowOverlap="1">
            <wp:simplePos x="0" y="0"/>
            <wp:positionH relativeFrom="column">
              <wp:posOffset>600075</wp:posOffset>
            </wp:positionH>
            <wp:positionV relativeFrom="paragraph">
              <wp:posOffset>109220</wp:posOffset>
            </wp:positionV>
            <wp:extent cx="5819775" cy="2697997"/>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19775" cy="2697997"/>
                    </a:xfrm>
                    <a:prstGeom prst="rect">
                      <a:avLst/>
                    </a:prstGeom>
                  </pic:spPr>
                </pic:pic>
              </a:graphicData>
            </a:graphic>
            <wp14:sizeRelH relativeFrom="page">
              <wp14:pctWidth>0</wp14:pctWidth>
            </wp14:sizeRelH>
            <wp14:sizeRelV relativeFrom="page">
              <wp14:pctHeight>0</wp14:pctHeight>
            </wp14:sizeRelV>
          </wp:anchor>
        </w:drawing>
      </w:r>
    </w:p>
    <w:p w:rsidR="008C1574" w:rsidRDefault="006F2C1B" w:rsidP="008C1574">
      <w:pPr>
        <w:pStyle w:val="ListParagraph"/>
        <w:ind w:left="1440"/>
      </w:pPr>
      <w:r>
        <w:t xml:space="preserve"> </w:t>
      </w:r>
    </w:p>
    <w:p w:rsidR="008C1574" w:rsidRDefault="008C1574" w:rsidP="008C1574"/>
    <w:p w:rsidR="008C1574" w:rsidRDefault="008C1574" w:rsidP="008C1574"/>
    <w:p w:rsidR="00B92327" w:rsidRDefault="004B0E8A" w:rsidP="00003CA4">
      <w:pPr>
        <w:ind w:left="1800"/>
      </w:pPr>
      <w:r>
        <w:rPr>
          <w:noProof/>
        </w:rPr>
        <mc:AlternateContent>
          <mc:Choice Requires="wps">
            <w:drawing>
              <wp:anchor distT="0" distB="0" distL="114300" distR="114300" simplePos="0" relativeHeight="252300288" behindDoc="0" locked="0" layoutInCell="1" allowOverlap="1">
                <wp:simplePos x="0" y="0"/>
                <wp:positionH relativeFrom="column">
                  <wp:posOffset>2600325</wp:posOffset>
                </wp:positionH>
                <wp:positionV relativeFrom="paragraph">
                  <wp:posOffset>202565</wp:posOffset>
                </wp:positionV>
                <wp:extent cx="352425" cy="190500"/>
                <wp:effectExtent l="0" t="0" r="28575" b="19050"/>
                <wp:wrapNone/>
                <wp:docPr id="28" name="Oval 28"/>
                <wp:cNvGraphicFramePr/>
                <a:graphic xmlns:a="http://schemas.openxmlformats.org/drawingml/2006/main">
                  <a:graphicData uri="http://schemas.microsoft.com/office/word/2010/wordprocessingShape">
                    <wps:wsp>
                      <wps:cNvSpPr/>
                      <wps:spPr>
                        <a:xfrm>
                          <a:off x="0" y="0"/>
                          <a:ext cx="3524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224FCB" id="Oval 28" o:spid="_x0000_s1026" style="position:absolute;margin-left:204.75pt;margin-top:15.95pt;width:27.75pt;height:15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" filled="f" strokecolor="#1a495c [1604]" strokeweight="1pt">
                <v:stroke joinstyle="miter"/>
              </v:oval>
            </w:pict>
          </mc:Fallback>
        </mc:AlternateContent>
      </w:r>
    </w:p>
    <w:p w:rsidR="00B92327" w:rsidRDefault="00077674" w:rsidP="00003CA4">
      <w:pPr>
        <w:ind w:left="1800"/>
      </w:pPr>
      <w:r>
        <w:rPr>
          <w:noProof/>
        </w:rPr>
        <mc:AlternateContent>
          <mc:Choice Requires="wps">
            <w:drawing>
              <wp:anchor distT="0" distB="0" distL="114300" distR="114300" simplePos="0" relativeHeight="252303360" behindDoc="0" locked="0" layoutInCell="1" allowOverlap="1">
                <wp:simplePos x="0" y="0"/>
                <wp:positionH relativeFrom="column">
                  <wp:posOffset>2153491</wp:posOffset>
                </wp:positionH>
                <wp:positionV relativeFrom="paragraph">
                  <wp:posOffset>8255</wp:posOffset>
                </wp:positionV>
                <wp:extent cx="0" cy="1952625"/>
                <wp:effectExtent l="76200" t="0" r="57150" b="47625"/>
                <wp:wrapNone/>
                <wp:docPr id="34" name="Straight Arrow Connector 34"/>
                <wp:cNvGraphicFramePr/>
                <a:graphic xmlns:a="http://schemas.openxmlformats.org/drawingml/2006/main">
                  <a:graphicData uri="http://schemas.microsoft.com/office/word/2010/wordprocessingShape">
                    <wps:wsp>
                      <wps:cNvCnPr/>
                      <wps:spPr>
                        <a:xfrm>
                          <a:off x="0" y="0"/>
                          <a:ext cx="0" cy="1952625"/>
                        </a:xfrm>
                        <a:prstGeom prst="straightConnector1">
                          <a:avLst/>
                        </a:prstGeom>
                        <a:ln w="12700">
                          <a:solidFill>
                            <a:schemeClr val="accent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31DD445" id="_x0000_t32" coordsize="21600,21600" o:spt="32" o:oned="t" path="m,l21600,21600e" filled="f">
                <v:path arrowok="t" fillok="f" o:connecttype="none"/>
                <o:lock v:ext="edit" shapetype="t"/>
              </v:shapetype>
              <v:shape id="Straight Arrow Connector 34" o:spid="_x0000_s1026" type="#_x0000_t32" style="position:absolute;margin-left:169.55pt;margin-top:.65pt;width:0;height:153.75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" strokecolor="#3494ba [3204]" strokeweight="1pt">
                <v:stroke endarrow="block" joinstyle="miter"/>
              </v:shape>
            </w:pict>
          </mc:Fallback>
        </mc:AlternateContent>
      </w:r>
      <w:r>
        <w:rPr>
          <w:noProof/>
        </w:rPr>
        <mc:AlternateContent>
          <mc:Choice Requires="wps">
            <w:drawing>
              <wp:anchor distT="0" distB="0" distL="114300" distR="114300" simplePos="0" relativeHeight="252302336" behindDoc="0" locked="0" layoutInCell="1" allowOverlap="1">
                <wp:simplePos x="0" y="0"/>
                <wp:positionH relativeFrom="column">
                  <wp:posOffset>2162175</wp:posOffset>
                </wp:positionH>
                <wp:positionV relativeFrom="paragraph">
                  <wp:posOffset>18415</wp:posOffset>
                </wp:positionV>
                <wp:extent cx="457200" cy="0"/>
                <wp:effectExtent l="0" t="0" r="0" b="0"/>
                <wp:wrapNone/>
                <wp:docPr id="33" name="Straight Connector 33"/>
                <wp:cNvGraphicFramePr/>
                <a:graphic xmlns:a="http://schemas.openxmlformats.org/drawingml/2006/main">
                  <a:graphicData uri="http://schemas.microsoft.com/office/word/2010/wordprocessingShape">
                    <wps:wsp>
                      <wps:cNvCnPr/>
                      <wps:spPr>
                        <a:xfrm flipH="1">
                          <a:off x="0" y="0"/>
                          <a:ext cx="4572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CA6655" id="Straight Connector 33" o:spid="_x0000_s1026" style="position:absolute;flip:x;z-index:252302336;visibility:visible;mso-wrap-style:square;mso-wrap-distance-left:9pt;mso-wrap-distance-top:0;mso-wrap-distance-right:9pt;mso-wrap-distance-bottom:0;mso-position-horizontal:absolute;mso-position-horizontal-relative:text;mso-position-vertical:absolute;mso-position-vertical-relative:text" from="170.25pt,1.45pt" to="206.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" strokecolor="#3494ba [3204]" strokeweight="1pt">
                <v:stroke joinstyle="miter"/>
              </v:line>
            </w:pict>
          </mc:Fallback>
        </mc:AlternateContent>
      </w:r>
    </w:p>
    <w:p w:rsidR="00B92327" w:rsidRDefault="00B92327" w:rsidP="00003CA4">
      <w:pPr>
        <w:ind w:left="1800"/>
      </w:pPr>
    </w:p>
    <w:p w:rsidR="00B92327" w:rsidRDefault="00B92327" w:rsidP="00003CA4">
      <w:pPr>
        <w:ind w:left="1800"/>
      </w:pPr>
    </w:p>
    <w:p w:rsidR="00003CA4" w:rsidRDefault="00003CA4" w:rsidP="003D2FA4"/>
    <w:p w:rsidR="00003CA4" w:rsidRDefault="00003CA4" w:rsidP="003D2FA4"/>
    <w:p w:rsidR="00B92327" w:rsidRDefault="00B92327" w:rsidP="003D2FA4"/>
    <w:p w:rsidR="00B92327" w:rsidRDefault="00077674" w:rsidP="003D2FA4">
      <w:r>
        <w:rPr>
          <w:noProof/>
        </w:rPr>
        <w:drawing>
          <wp:anchor distT="0" distB="0" distL="114300" distR="114300" simplePos="0" relativeHeight="252301312" behindDoc="1" locked="0" layoutInCell="1" allowOverlap="1">
            <wp:simplePos x="0" y="0"/>
            <wp:positionH relativeFrom="column">
              <wp:posOffset>1590675</wp:posOffset>
            </wp:positionH>
            <wp:positionV relativeFrom="paragraph">
              <wp:posOffset>238125</wp:posOffset>
            </wp:positionV>
            <wp:extent cx="3343275" cy="1990725"/>
            <wp:effectExtent l="0" t="0" r="9525" b="9525"/>
            <wp:wrapNone/>
            <wp:docPr id="30" name="Picture 9">
              <a:extLst xmlns:a="http://schemas.openxmlformats.org/drawingml/2006/main">
                <a:ext uri="{FF2B5EF4-FFF2-40B4-BE49-F238E27FC236}">
                  <a16:creationId xmlns:a16="http://schemas.microsoft.com/office/drawing/2014/main" id="{A26308F4-E9CF-4C75-8326-F489B982DA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26308F4-E9CF-4C75-8326-F489B982DAF8}"/>
                        </a:ext>
                      </a:extLst>
                    </pic:cNvPr>
                    <pic:cNvPicPr>
                      <a:picLocks noChangeAspect="1"/>
                    </pic:cNvPicPr>
                  </pic:nvPicPr>
                  <pic:blipFill rotWithShape="1">
                    <a:blip r:embed="rId14">
                      <a:extLst>
                        <a:ext uri="{28A0092B-C50C-407E-A947-70E740481C1C}">
                          <a14:useLocalDpi xmlns:a14="http://schemas.microsoft.com/office/drawing/2010/main" val="0"/>
                        </a:ext>
                      </a:extLst>
                    </a:blip>
                    <a:srcRect l="23065" t="12401" r="24702" b="32454"/>
                    <a:stretch/>
                  </pic:blipFill>
                  <pic:spPr bwMode="auto">
                    <a:xfrm>
                      <a:off x="0" y="0"/>
                      <a:ext cx="3343275" cy="1990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2327" w:rsidRDefault="00B92327" w:rsidP="003D2FA4"/>
    <w:p w:rsidR="00B92327" w:rsidRDefault="00B92327" w:rsidP="00E16F87"/>
    <w:p w:rsidR="00B92327" w:rsidRDefault="00B92327" w:rsidP="00B92327">
      <w:pPr>
        <w:ind w:left="1440"/>
      </w:pPr>
    </w:p>
    <w:p w:rsidR="00B92327" w:rsidRDefault="00B92327" w:rsidP="00B92327">
      <w:pPr>
        <w:ind w:left="1440"/>
      </w:pPr>
    </w:p>
    <w:p w:rsidR="00B92327" w:rsidRDefault="00B92327" w:rsidP="00B92327">
      <w:pPr>
        <w:ind w:left="1440"/>
      </w:pPr>
    </w:p>
    <w:p w:rsidR="00B92327" w:rsidRDefault="0066224D" w:rsidP="003D2FA4">
      <w:r w:rsidRPr="004916F2">
        <w:rPr>
          <w:noProof/>
        </w:rPr>
        <mc:AlternateContent>
          <mc:Choice Requires="wps">
            <w:drawing>
              <wp:anchor distT="0" distB="0" distL="114300" distR="114300" simplePos="0" relativeHeight="251857920" behindDoc="0" locked="0" layoutInCell="1" allowOverlap="1" wp14:anchorId="6A5EBEF5" wp14:editId="4FD0BFC1">
                <wp:simplePos x="0" y="0"/>
                <wp:positionH relativeFrom="column">
                  <wp:posOffset>3277870</wp:posOffset>
                </wp:positionH>
                <wp:positionV relativeFrom="paragraph">
                  <wp:posOffset>4410075</wp:posOffset>
                </wp:positionV>
                <wp:extent cx="2792095" cy="482600"/>
                <wp:effectExtent l="0" t="0" r="8255" b="0"/>
                <wp:wrapNone/>
                <wp:docPr id="40" name="Text Box 40"/>
                <wp:cNvGraphicFramePr/>
                <a:graphic xmlns:a="http://schemas.openxmlformats.org/drawingml/2006/main">
                  <a:graphicData uri="http://schemas.microsoft.com/office/word/2010/wordprocessingShape">
                    <wps:wsp>
                      <wps:cNvSpPr txBox="1"/>
                      <wps:spPr>
                        <a:xfrm>
                          <a:off x="0" y="0"/>
                          <a:ext cx="2792095" cy="482600"/>
                        </a:xfrm>
                        <a:prstGeom prst="rect">
                          <a:avLst/>
                        </a:prstGeom>
                        <a:solidFill>
                          <a:schemeClr val="lt1"/>
                        </a:solidFill>
                        <a:ln w="6350">
                          <a:noFill/>
                        </a:ln>
                      </wps:spPr>
                      <wps:txbx>
                        <w:txbxContent>
                          <w:p w:rsidR="00084CED" w:rsidRDefault="00084CED" w:rsidP="004916F2">
                            <w:pPr>
                              <w:spacing w:after="0"/>
                              <w:jc w:val="center"/>
                            </w:pPr>
                            <w:r>
                              <w:rPr>
                                <w:b/>
                              </w:rPr>
                              <w:t>This Selling Price Amount is getting from the value in Profit Analysis (iv)</w:t>
                            </w:r>
                          </w:p>
                          <w:p w:rsidR="00084CED" w:rsidRDefault="00084CED" w:rsidP="004916F2">
                            <w:pPr>
                              <w:spacing w:after="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EBEF5" id="Text Box 40" o:spid="_x0000_s1029" type="#_x0000_t202" style="position:absolute;margin-left:258.1pt;margin-top:347.25pt;width:219.85pt;height:3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" fillcolor="white [3201]" stroked="f" strokeweight=".5pt">
                <v:textbox>
                  <w:txbxContent>
                    <w:p w:rsidR="00084CED" w:rsidRDefault="00084CED" w:rsidP="004916F2">
                      <w:pPr>
                        <w:spacing w:after="0"/>
                        <w:jc w:val="center"/>
                      </w:pPr>
                      <w:r>
                        <w:rPr>
                          <w:b/>
                        </w:rPr>
                        <w:t>This Selling Price Amount is getting from the value in Profit Analysis (iv)</w:t>
                      </w:r>
                    </w:p>
                    <w:p w:rsidR="00084CED" w:rsidRDefault="00084CED" w:rsidP="004916F2">
                      <w:pPr>
                        <w:spacing w:after="0"/>
                        <w:jc w:val="center"/>
                      </w:pPr>
                    </w:p>
                  </w:txbxContent>
                </v:textbox>
              </v:shape>
            </w:pict>
          </mc:Fallback>
        </mc:AlternateContent>
      </w:r>
      <w:r w:rsidRPr="004916F2">
        <w:rPr>
          <w:noProof/>
        </w:rPr>
        <mc:AlternateContent>
          <mc:Choice Requires="wps">
            <w:drawing>
              <wp:anchor distT="0" distB="0" distL="114300" distR="114300" simplePos="0" relativeHeight="251856896" behindDoc="0" locked="0" layoutInCell="1" allowOverlap="1" wp14:anchorId="6CC14322" wp14:editId="4D3964B0">
                <wp:simplePos x="0" y="0"/>
                <wp:positionH relativeFrom="column">
                  <wp:posOffset>6071235</wp:posOffset>
                </wp:positionH>
                <wp:positionV relativeFrom="paragraph">
                  <wp:posOffset>4147820</wp:posOffset>
                </wp:positionV>
                <wp:extent cx="209550" cy="443865"/>
                <wp:effectExtent l="38100" t="0" r="19050" b="89535"/>
                <wp:wrapNone/>
                <wp:docPr id="39" name="Connector: Elbow 39"/>
                <wp:cNvGraphicFramePr/>
                <a:graphic xmlns:a="http://schemas.openxmlformats.org/drawingml/2006/main">
                  <a:graphicData uri="http://schemas.microsoft.com/office/word/2010/wordprocessingShape">
                    <wps:wsp>
                      <wps:cNvCnPr/>
                      <wps:spPr>
                        <a:xfrm flipH="1">
                          <a:off x="0" y="0"/>
                          <a:ext cx="209550" cy="443865"/>
                        </a:xfrm>
                        <a:prstGeom prst="bentConnector3">
                          <a:avLst>
                            <a:gd name="adj1" fmla="val 5518"/>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2C0DAD" id="Connector: Elbow 39" o:spid="_x0000_s1026" type="#_x0000_t34" style="position:absolute;margin-left:478.05pt;margin-top:326.6pt;width:16.5pt;height:34.9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" adj="1192" strokecolor="black [3213]" strokeweight="1pt">
                <v:stroke endarrow="block"/>
              </v:shape>
            </w:pict>
          </mc:Fallback>
        </mc:AlternateContent>
      </w:r>
      <w:r w:rsidRPr="004916F2">
        <w:rPr>
          <w:noProof/>
        </w:rPr>
        <mc:AlternateContent>
          <mc:Choice Requires="wps">
            <w:drawing>
              <wp:anchor distT="0" distB="0" distL="114300" distR="114300" simplePos="0" relativeHeight="251855872" behindDoc="0" locked="0" layoutInCell="1" allowOverlap="1" wp14:anchorId="7B89F456" wp14:editId="766F7F59">
                <wp:simplePos x="0" y="0"/>
                <wp:positionH relativeFrom="column">
                  <wp:posOffset>5824387</wp:posOffset>
                </wp:positionH>
                <wp:positionV relativeFrom="paragraph">
                  <wp:posOffset>3861184</wp:posOffset>
                </wp:positionV>
                <wp:extent cx="796925" cy="265430"/>
                <wp:effectExtent l="0" t="0" r="22225" b="20320"/>
                <wp:wrapNone/>
                <wp:docPr id="38" name="Rectangle 38"/>
                <wp:cNvGraphicFramePr/>
                <a:graphic xmlns:a="http://schemas.openxmlformats.org/drawingml/2006/main">
                  <a:graphicData uri="http://schemas.microsoft.com/office/word/2010/wordprocessingShape">
                    <wps:wsp>
                      <wps:cNvSpPr/>
                      <wps:spPr>
                        <a:xfrm>
                          <a:off x="0" y="0"/>
                          <a:ext cx="796925" cy="2654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E699F" id="Rectangle 38" o:spid="_x0000_s1026" style="position:absolute;margin-left:458.6pt;margin-top:304.05pt;width:62.75pt;height:20.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" filled="f" strokecolor="black [3213]" strokeweight="1.5pt"/>
            </w:pict>
          </mc:Fallback>
        </mc:AlternateContent>
      </w:r>
    </w:p>
    <w:p w:rsidR="00B92327" w:rsidRDefault="00B92327" w:rsidP="003D2FA4"/>
    <w:p w:rsidR="004916F2" w:rsidRDefault="004916F2" w:rsidP="003D2FA4"/>
    <w:p w:rsidR="00B92327" w:rsidRDefault="00B92327" w:rsidP="003D2FA4"/>
    <w:p w:rsidR="00B204D6" w:rsidRDefault="00B204D6" w:rsidP="003D2FA4"/>
    <w:p w:rsidR="00FB46BE" w:rsidRDefault="00FB46BE" w:rsidP="003D2FA4"/>
    <w:p w:rsidR="0077194D" w:rsidRDefault="0077194D" w:rsidP="003D2FA4">
      <w:r>
        <w:lastRenderedPageBreak/>
        <w:tab/>
      </w:r>
      <w:r>
        <w:tab/>
        <w:t>After user click save, the report will be displayed as below:</w:t>
      </w:r>
    </w:p>
    <w:p w:rsidR="00B92327" w:rsidRDefault="004B0E8A" w:rsidP="003D2FA4">
      <w:r>
        <w:rPr>
          <w:noProof/>
        </w:rPr>
        <w:drawing>
          <wp:anchor distT="0" distB="0" distL="114300" distR="114300" simplePos="0" relativeHeight="252299264" behindDoc="1" locked="0" layoutInCell="1" allowOverlap="1">
            <wp:simplePos x="0" y="0"/>
            <wp:positionH relativeFrom="margin">
              <wp:posOffset>1104265</wp:posOffset>
            </wp:positionH>
            <wp:positionV relativeFrom="paragraph">
              <wp:posOffset>-41910</wp:posOffset>
            </wp:positionV>
            <wp:extent cx="4592538" cy="3171825"/>
            <wp:effectExtent l="0" t="0" r="0" b="0"/>
            <wp:wrapNone/>
            <wp:docPr id="6" name="Picture 10">
              <a:extLst xmlns:a="http://schemas.openxmlformats.org/drawingml/2006/main">
                <a:ext uri="{FF2B5EF4-FFF2-40B4-BE49-F238E27FC236}">
                  <a16:creationId xmlns:a16="http://schemas.microsoft.com/office/drawing/2014/main" id="{5F2D5D12-53F2-49C9-B862-7926765202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F2D5D12-53F2-49C9-B862-7926765202E1}"/>
                        </a:ext>
                      </a:extLst>
                    </pic:cNvPr>
                    <pic:cNvPicPr>
                      <a:picLocks noChangeAspect="1"/>
                    </pic:cNvPicPr>
                  </pic:nvPicPr>
                  <pic:blipFill rotWithShape="1">
                    <a:blip r:embed="rId15">
                      <a:extLst>
                        <a:ext uri="{28A0092B-C50C-407E-A947-70E740481C1C}">
                          <a14:useLocalDpi xmlns:a14="http://schemas.microsoft.com/office/drawing/2010/main" val="0"/>
                        </a:ext>
                      </a:extLst>
                    </a:blip>
                    <a:srcRect l="19197" t="17369" r="18750" b="6842"/>
                    <a:stretch/>
                  </pic:blipFill>
                  <pic:spPr bwMode="auto">
                    <a:xfrm>
                      <a:off x="0" y="0"/>
                      <a:ext cx="4592538" cy="3171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0E8A" w:rsidRDefault="004B0E8A" w:rsidP="00556A9C">
      <w:pPr>
        <w:jc w:val="both"/>
      </w:pPr>
    </w:p>
    <w:p w:rsidR="004B0E8A" w:rsidRDefault="004B0E8A" w:rsidP="00556A9C">
      <w:pPr>
        <w:jc w:val="both"/>
      </w:pPr>
    </w:p>
    <w:p w:rsidR="004B0E8A" w:rsidRDefault="004B0E8A" w:rsidP="00556A9C">
      <w:pPr>
        <w:jc w:val="both"/>
      </w:pPr>
    </w:p>
    <w:p w:rsidR="004B0E8A" w:rsidRDefault="004B0E8A" w:rsidP="00556A9C">
      <w:pPr>
        <w:jc w:val="both"/>
      </w:pPr>
    </w:p>
    <w:p w:rsidR="004B0E8A" w:rsidRDefault="004B0E8A" w:rsidP="00556A9C">
      <w:pPr>
        <w:jc w:val="both"/>
      </w:pPr>
    </w:p>
    <w:p w:rsidR="004B0E8A" w:rsidRDefault="004B0E8A" w:rsidP="00556A9C">
      <w:pPr>
        <w:jc w:val="both"/>
      </w:pPr>
    </w:p>
    <w:p w:rsidR="004B0E8A" w:rsidRDefault="004B0E8A" w:rsidP="00556A9C">
      <w:pPr>
        <w:jc w:val="both"/>
      </w:pPr>
    </w:p>
    <w:p w:rsidR="004B0E8A" w:rsidRDefault="004B0E8A" w:rsidP="00556A9C">
      <w:pPr>
        <w:jc w:val="both"/>
      </w:pPr>
    </w:p>
    <w:p w:rsidR="004B0E8A" w:rsidRDefault="004B0E8A" w:rsidP="00556A9C">
      <w:pPr>
        <w:jc w:val="both"/>
      </w:pPr>
    </w:p>
    <w:p w:rsidR="004B0E8A" w:rsidRDefault="004B0E8A" w:rsidP="00556A9C">
      <w:pPr>
        <w:jc w:val="both"/>
      </w:pPr>
    </w:p>
    <w:p w:rsidR="0077194D" w:rsidRDefault="0077194D" w:rsidP="00556A9C">
      <w:pPr>
        <w:jc w:val="both"/>
      </w:pPr>
      <w:r>
        <w:rPr>
          <w:noProof/>
        </w:rPr>
        <w:drawing>
          <wp:anchor distT="0" distB="0" distL="114300" distR="114300" simplePos="0" relativeHeight="252304384" behindDoc="1" locked="0" layoutInCell="1" allowOverlap="1">
            <wp:simplePos x="0" y="0"/>
            <wp:positionH relativeFrom="column">
              <wp:posOffset>1412722</wp:posOffset>
            </wp:positionH>
            <wp:positionV relativeFrom="paragraph">
              <wp:posOffset>114605</wp:posOffset>
            </wp:positionV>
            <wp:extent cx="3803650" cy="1441094"/>
            <wp:effectExtent l="0" t="0" r="6350" b="6985"/>
            <wp:wrapNone/>
            <wp:docPr id="35" name="Picture 11">
              <a:extLst xmlns:a="http://schemas.openxmlformats.org/drawingml/2006/main">
                <a:ext uri="{FF2B5EF4-FFF2-40B4-BE49-F238E27FC236}">
                  <a16:creationId xmlns:a16="http://schemas.microsoft.com/office/drawing/2014/main" id="{4AB3C62B-413C-4352-853A-574D4E44A8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AB3C62B-413C-4352-853A-574D4E44A8F5}"/>
                        </a:ext>
                      </a:extLst>
                    </pic:cNvPr>
                    <pic:cNvPicPr>
                      <a:picLocks noChangeAspect="1"/>
                    </pic:cNvPicPr>
                  </pic:nvPicPr>
                  <pic:blipFill rotWithShape="1">
                    <a:blip r:embed="rId16">
                      <a:extLst>
                        <a:ext uri="{28A0092B-C50C-407E-A947-70E740481C1C}">
                          <a14:useLocalDpi xmlns:a14="http://schemas.microsoft.com/office/drawing/2010/main" val="0"/>
                        </a:ext>
                      </a:extLst>
                    </a:blip>
                    <a:srcRect l="20800" t="37594" r="19769" b="22587"/>
                    <a:stretch/>
                  </pic:blipFill>
                  <pic:spPr bwMode="auto">
                    <a:xfrm>
                      <a:off x="0" y="0"/>
                      <a:ext cx="3803650" cy="14410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194D" w:rsidRDefault="0077194D" w:rsidP="00556A9C">
      <w:pPr>
        <w:jc w:val="both"/>
      </w:pPr>
    </w:p>
    <w:p w:rsidR="0077194D" w:rsidRDefault="0077194D" w:rsidP="00556A9C">
      <w:pPr>
        <w:jc w:val="both"/>
      </w:pPr>
    </w:p>
    <w:p w:rsidR="0077194D" w:rsidRDefault="0077194D" w:rsidP="00556A9C">
      <w:pPr>
        <w:jc w:val="both"/>
      </w:pPr>
    </w:p>
    <w:p w:rsidR="0077194D" w:rsidRDefault="0077194D" w:rsidP="00556A9C">
      <w:pPr>
        <w:jc w:val="both"/>
      </w:pPr>
    </w:p>
    <w:p w:rsidR="002901B6" w:rsidRPr="005D3910" w:rsidRDefault="002901B6" w:rsidP="00556A9C">
      <w:pPr>
        <w:jc w:val="both"/>
      </w:pPr>
    </w:p>
    <w:p w:rsidR="00D713D2" w:rsidRPr="00D713D2" w:rsidRDefault="00D713D2" w:rsidP="00467C2D">
      <w:pPr>
        <w:pStyle w:val="ListParagraph"/>
        <w:numPr>
          <w:ilvl w:val="0"/>
          <w:numId w:val="7"/>
        </w:numPr>
        <w:jc w:val="both"/>
        <w:rPr>
          <w:vanish/>
        </w:rPr>
      </w:pPr>
    </w:p>
    <w:p w:rsidR="00682CFE" w:rsidRDefault="00682CFE" w:rsidP="00AB4AE9">
      <w:pPr>
        <w:pStyle w:val="ListParagraph"/>
        <w:jc w:val="both"/>
      </w:pPr>
    </w:p>
    <w:p w:rsidR="00ED51EF" w:rsidRPr="00ED51EF" w:rsidRDefault="00ED51EF" w:rsidP="00467C2D">
      <w:pPr>
        <w:pStyle w:val="ListParagraph"/>
        <w:keepNext/>
        <w:keepLines/>
        <w:numPr>
          <w:ilvl w:val="0"/>
          <w:numId w:val="5"/>
        </w:numPr>
        <w:spacing w:before="40" w:after="240"/>
        <w:contextualSpacing w:val="0"/>
        <w:jc w:val="both"/>
        <w:outlineLvl w:val="1"/>
        <w:rPr>
          <w:rFonts w:asciiTheme="majorHAnsi" w:eastAsiaTheme="majorEastAsia" w:hAnsiTheme="majorHAnsi" w:cstheme="majorBidi"/>
          <w:b/>
          <w:vanish/>
          <w:color w:val="276E8B" w:themeColor="accent1" w:themeShade="BF"/>
          <w:sz w:val="26"/>
          <w:szCs w:val="26"/>
        </w:rPr>
      </w:pPr>
      <w:bookmarkStart w:id="11" w:name="_Toc21958604"/>
      <w:bookmarkStart w:id="12" w:name="_Toc22133281"/>
      <w:bookmarkStart w:id="13" w:name="_Toc22539934"/>
      <w:bookmarkStart w:id="14" w:name="_Toc22718175"/>
      <w:bookmarkStart w:id="15" w:name="_Toc22718302"/>
      <w:bookmarkStart w:id="16" w:name="_Toc22723334"/>
      <w:bookmarkStart w:id="17" w:name="_Toc22750691"/>
      <w:bookmarkStart w:id="18" w:name="_Toc22828877"/>
      <w:bookmarkStart w:id="19" w:name="_Toc23924761"/>
      <w:bookmarkStart w:id="20" w:name="_Toc25653479"/>
      <w:bookmarkStart w:id="21" w:name="_Toc29476325"/>
      <w:bookmarkStart w:id="22" w:name="_Toc55814109"/>
      <w:bookmarkEnd w:id="11"/>
      <w:bookmarkEnd w:id="12"/>
      <w:bookmarkEnd w:id="13"/>
      <w:bookmarkEnd w:id="14"/>
      <w:bookmarkEnd w:id="15"/>
      <w:bookmarkEnd w:id="16"/>
      <w:bookmarkEnd w:id="17"/>
      <w:bookmarkEnd w:id="18"/>
      <w:bookmarkEnd w:id="19"/>
      <w:bookmarkEnd w:id="20"/>
      <w:bookmarkEnd w:id="21"/>
      <w:bookmarkEnd w:id="22"/>
    </w:p>
    <w:p w:rsidR="00ED51EF" w:rsidRPr="00ED51EF" w:rsidRDefault="00ED51EF" w:rsidP="00467C2D">
      <w:pPr>
        <w:pStyle w:val="ListParagraph"/>
        <w:keepNext/>
        <w:keepLines/>
        <w:numPr>
          <w:ilvl w:val="0"/>
          <w:numId w:val="5"/>
        </w:numPr>
        <w:spacing w:before="40" w:after="240"/>
        <w:contextualSpacing w:val="0"/>
        <w:jc w:val="both"/>
        <w:outlineLvl w:val="1"/>
        <w:rPr>
          <w:rFonts w:asciiTheme="majorHAnsi" w:eastAsiaTheme="majorEastAsia" w:hAnsiTheme="majorHAnsi" w:cstheme="majorBidi"/>
          <w:b/>
          <w:vanish/>
          <w:color w:val="276E8B" w:themeColor="accent1" w:themeShade="BF"/>
          <w:sz w:val="26"/>
          <w:szCs w:val="26"/>
        </w:rPr>
      </w:pPr>
      <w:bookmarkStart w:id="23" w:name="_Toc21958605"/>
      <w:bookmarkStart w:id="24" w:name="_Toc22133282"/>
      <w:bookmarkStart w:id="25" w:name="_Toc22539935"/>
      <w:bookmarkStart w:id="26" w:name="_Toc22718176"/>
      <w:bookmarkStart w:id="27" w:name="_Toc22718303"/>
      <w:bookmarkStart w:id="28" w:name="_Toc22723335"/>
      <w:bookmarkStart w:id="29" w:name="_Toc22750692"/>
      <w:bookmarkStart w:id="30" w:name="_Toc22828878"/>
      <w:bookmarkStart w:id="31" w:name="_Toc23924762"/>
      <w:bookmarkStart w:id="32" w:name="_Toc25653480"/>
      <w:bookmarkStart w:id="33" w:name="_Toc29476326"/>
      <w:bookmarkStart w:id="34" w:name="_Toc55814110"/>
      <w:bookmarkEnd w:id="23"/>
      <w:bookmarkEnd w:id="24"/>
      <w:bookmarkEnd w:id="25"/>
      <w:bookmarkEnd w:id="26"/>
      <w:bookmarkEnd w:id="27"/>
      <w:bookmarkEnd w:id="28"/>
      <w:bookmarkEnd w:id="29"/>
      <w:bookmarkEnd w:id="30"/>
      <w:bookmarkEnd w:id="31"/>
      <w:bookmarkEnd w:id="32"/>
      <w:bookmarkEnd w:id="33"/>
      <w:bookmarkEnd w:id="34"/>
    </w:p>
    <w:p w:rsidR="00ED51EF" w:rsidRPr="00ED51EF" w:rsidRDefault="00ED51EF" w:rsidP="00467C2D">
      <w:pPr>
        <w:pStyle w:val="ListParagraph"/>
        <w:keepNext/>
        <w:keepLines/>
        <w:numPr>
          <w:ilvl w:val="1"/>
          <w:numId w:val="5"/>
        </w:numPr>
        <w:spacing w:before="40" w:after="240"/>
        <w:contextualSpacing w:val="0"/>
        <w:jc w:val="both"/>
        <w:outlineLvl w:val="1"/>
        <w:rPr>
          <w:rFonts w:asciiTheme="majorHAnsi" w:eastAsiaTheme="majorEastAsia" w:hAnsiTheme="majorHAnsi" w:cstheme="majorBidi"/>
          <w:b/>
          <w:vanish/>
          <w:color w:val="276E8B" w:themeColor="accent1" w:themeShade="BF"/>
          <w:sz w:val="26"/>
          <w:szCs w:val="26"/>
        </w:rPr>
      </w:pPr>
      <w:bookmarkStart w:id="35" w:name="_Toc21958606"/>
      <w:bookmarkStart w:id="36" w:name="_Toc22133283"/>
      <w:bookmarkStart w:id="37" w:name="_Toc22539936"/>
      <w:bookmarkStart w:id="38" w:name="_Toc22718177"/>
      <w:bookmarkStart w:id="39" w:name="_Toc22718304"/>
      <w:bookmarkStart w:id="40" w:name="_Toc22723336"/>
      <w:bookmarkStart w:id="41" w:name="_Toc22750693"/>
      <w:bookmarkStart w:id="42" w:name="_Toc22828879"/>
      <w:bookmarkStart w:id="43" w:name="_Toc23924763"/>
      <w:bookmarkStart w:id="44" w:name="_Toc25653481"/>
      <w:bookmarkStart w:id="45" w:name="_Toc29476327"/>
      <w:bookmarkStart w:id="46" w:name="_Toc55814111"/>
      <w:bookmarkEnd w:id="35"/>
      <w:bookmarkEnd w:id="36"/>
      <w:bookmarkEnd w:id="37"/>
      <w:bookmarkEnd w:id="38"/>
      <w:bookmarkEnd w:id="39"/>
      <w:bookmarkEnd w:id="40"/>
      <w:bookmarkEnd w:id="41"/>
      <w:bookmarkEnd w:id="42"/>
      <w:bookmarkEnd w:id="43"/>
      <w:bookmarkEnd w:id="44"/>
      <w:bookmarkEnd w:id="45"/>
      <w:bookmarkEnd w:id="46"/>
    </w:p>
    <w:p w:rsidR="00ED51EF" w:rsidRPr="00ED51EF" w:rsidRDefault="00ED51EF" w:rsidP="00467C2D">
      <w:pPr>
        <w:pStyle w:val="ListParagraph"/>
        <w:keepNext/>
        <w:keepLines/>
        <w:numPr>
          <w:ilvl w:val="1"/>
          <w:numId w:val="5"/>
        </w:numPr>
        <w:spacing w:before="40" w:after="240"/>
        <w:contextualSpacing w:val="0"/>
        <w:jc w:val="both"/>
        <w:outlineLvl w:val="1"/>
        <w:rPr>
          <w:rFonts w:asciiTheme="majorHAnsi" w:eastAsiaTheme="majorEastAsia" w:hAnsiTheme="majorHAnsi" w:cstheme="majorBidi"/>
          <w:b/>
          <w:vanish/>
          <w:color w:val="276E8B" w:themeColor="accent1" w:themeShade="BF"/>
          <w:sz w:val="26"/>
          <w:szCs w:val="26"/>
        </w:rPr>
      </w:pPr>
      <w:bookmarkStart w:id="47" w:name="_Toc21958607"/>
      <w:bookmarkStart w:id="48" w:name="_Toc22133284"/>
      <w:bookmarkStart w:id="49" w:name="_Toc22539937"/>
      <w:bookmarkStart w:id="50" w:name="_Toc22718178"/>
      <w:bookmarkStart w:id="51" w:name="_Toc22718305"/>
      <w:bookmarkStart w:id="52" w:name="_Toc22723337"/>
      <w:bookmarkStart w:id="53" w:name="_Toc22750694"/>
      <w:bookmarkStart w:id="54" w:name="_Toc22828880"/>
      <w:bookmarkStart w:id="55" w:name="_Toc23924764"/>
      <w:bookmarkStart w:id="56" w:name="_Toc25653482"/>
      <w:bookmarkStart w:id="57" w:name="_Toc29476328"/>
      <w:bookmarkStart w:id="58" w:name="_Toc55814112"/>
      <w:bookmarkEnd w:id="47"/>
      <w:bookmarkEnd w:id="48"/>
      <w:bookmarkEnd w:id="49"/>
      <w:bookmarkEnd w:id="50"/>
      <w:bookmarkEnd w:id="51"/>
      <w:bookmarkEnd w:id="52"/>
      <w:bookmarkEnd w:id="53"/>
      <w:bookmarkEnd w:id="54"/>
      <w:bookmarkEnd w:id="55"/>
      <w:bookmarkEnd w:id="56"/>
      <w:bookmarkEnd w:id="57"/>
      <w:bookmarkEnd w:id="58"/>
    </w:p>
    <w:p w:rsidR="00ED51EF" w:rsidRPr="00ED51EF" w:rsidRDefault="00ED51EF" w:rsidP="00467C2D">
      <w:pPr>
        <w:pStyle w:val="ListParagraph"/>
        <w:keepNext/>
        <w:keepLines/>
        <w:numPr>
          <w:ilvl w:val="1"/>
          <w:numId w:val="5"/>
        </w:numPr>
        <w:spacing w:before="40" w:after="240"/>
        <w:contextualSpacing w:val="0"/>
        <w:jc w:val="both"/>
        <w:outlineLvl w:val="1"/>
        <w:rPr>
          <w:rFonts w:asciiTheme="majorHAnsi" w:eastAsiaTheme="majorEastAsia" w:hAnsiTheme="majorHAnsi" w:cstheme="majorBidi"/>
          <w:b/>
          <w:vanish/>
          <w:color w:val="276E8B" w:themeColor="accent1" w:themeShade="BF"/>
          <w:sz w:val="26"/>
          <w:szCs w:val="26"/>
        </w:rPr>
      </w:pPr>
      <w:bookmarkStart w:id="59" w:name="_Toc21958608"/>
      <w:bookmarkStart w:id="60" w:name="_Toc22133285"/>
      <w:bookmarkStart w:id="61" w:name="_Toc22539938"/>
      <w:bookmarkStart w:id="62" w:name="_Toc22718179"/>
      <w:bookmarkStart w:id="63" w:name="_Toc22718306"/>
      <w:bookmarkStart w:id="64" w:name="_Toc22723338"/>
      <w:bookmarkStart w:id="65" w:name="_Toc22750695"/>
      <w:bookmarkStart w:id="66" w:name="_Toc22828881"/>
      <w:bookmarkStart w:id="67" w:name="_Toc23924765"/>
      <w:bookmarkStart w:id="68" w:name="_Toc25653483"/>
      <w:bookmarkStart w:id="69" w:name="_Toc29476329"/>
      <w:bookmarkStart w:id="70" w:name="_Toc55814113"/>
      <w:bookmarkEnd w:id="59"/>
      <w:bookmarkEnd w:id="60"/>
      <w:bookmarkEnd w:id="61"/>
      <w:bookmarkEnd w:id="62"/>
      <w:bookmarkEnd w:id="63"/>
      <w:bookmarkEnd w:id="64"/>
      <w:bookmarkEnd w:id="65"/>
      <w:bookmarkEnd w:id="66"/>
      <w:bookmarkEnd w:id="67"/>
      <w:bookmarkEnd w:id="68"/>
      <w:bookmarkEnd w:id="69"/>
      <w:bookmarkEnd w:id="70"/>
    </w:p>
    <w:p w:rsidR="0056758F" w:rsidRDefault="00ED51EF" w:rsidP="00467C2D">
      <w:pPr>
        <w:pStyle w:val="Heading2"/>
        <w:numPr>
          <w:ilvl w:val="1"/>
          <w:numId w:val="5"/>
        </w:numPr>
        <w:spacing w:after="240"/>
        <w:jc w:val="both"/>
      </w:pPr>
      <w:bookmarkStart w:id="71" w:name="_Toc55814114"/>
      <w:r>
        <w:t>Proposed Functionality</w:t>
      </w:r>
      <w:bookmarkEnd w:id="71"/>
    </w:p>
    <w:p w:rsidR="000816FD" w:rsidRDefault="00AA1337" w:rsidP="00B204D6">
      <w:pPr>
        <w:ind w:left="1080" w:firstLine="360"/>
      </w:pPr>
      <w:r>
        <w:t>W</w:t>
      </w:r>
      <w:r w:rsidR="00B2602C">
        <w:t xml:space="preserve">e will describe changes that will be applied in memo </w:t>
      </w:r>
      <w:proofErr w:type="spellStart"/>
      <w:r w:rsidR="00B2602C">
        <w:t>pengajuan</w:t>
      </w:r>
      <w:proofErr w:type="spellEnd"/>
      <w:r w:rsidR="00B2602C">
        <w:t xml:space="preserve"> for COP. </w:t>
      </w:r>
      <w:r w:rsidR="005021E1">
        <w:t>A</w:t>
      </w:r>
      <w:r>
        <w:t xml:space="preserve">sset selling </w:t>
      </w:r>
      <w:r w:rsidR="005021E1">
        <w:t xml:space="preserve">currently have two types of memo which are memo termination and memo </w:t>
      </w:r>
      <w:proofErr w:type="spellStart"/>
      <w:r w:rsidR="005021E1">
        <w:t>pretermination</w:t>
      </w:r>
      <w:proofErr w:type="spellEnd"/>
      <w:r w:rsidR="005021E1">
        <w:t>. Previously in Phase 1, we have provided print report for memo termination.</w:t>
      </w:r>
      <w:r w:rsidR="005F161C">
        <w:t xml:space="preserve"> Then we will continue to accommodate memo </w:t>
      </w:r>
      <w:proofErr w:type="spellStart"/>
      <w:r w:rsidR="005F161C">
        <w:t>pretermination</w:t>
      </w:r>
      <w:proofErr w:type="spellEnd"/>
      <w:r w:rsidR="005F161C">
        <w:t xml:space="preserve"> in phase 2. </w:t>
      </w:r>
      <w:r w:rsidR="0076661E">
        <w:t xml:space="preserve">Since there will be two types of memo, we will provide </w:t>
      </w:r>
      <w:r w:rsidR="000816FD">
        <w:t xml:space="preserve">options in update screen for user to choose the type of memo before </w:t>
      </w:r>
      <w:r w:rsidR="00B204D6">
        <w:t>they want to download the memo.</w:t>
      </w:r>
    </w:p>
    <w:p w:rsidR="000816FD" w:rsidRPr="00B2602C" w:rsidRDefault="000816FD" w:rsidP="000816FD"/>
    <w:p w:rsidR="009670B9" w:rsidRDefault="004A628A" w:rsidP="00C42DD1">
      <w:pPr>
        <w:pStyle w:val="ListParagraph"/>
        <w:numPr>
          <w:ilvl w:val="0"/>
          <w:numId w:val="28"/>
        </w:numPr>
        <w:ind w:hanging="360"/>
        <w:jc w:val="both"/>
        <w:rPr>
          <w:b/>
          <w:color w:val="276E8B" w:themeColor="accent1" w:themeShade="BF"/>
        </w:rPr>
      </w:pPr>
      <w:r>
        <w:rPr>
          <w:b/>
          <w:color w:val="276E8B" w:themeColor="accent1" w:themeShade="BF"/>
        </w:rPr>
        <w:t xml:space="preserve">Update Screen in </w:t>
      </w:r>
      <w:r w:rsidR="00854653" w:rsidRPr="00AB6989">
        <w:rPr>
          <w:b/>
          <w:color w:val="276E8B" w:themeColor="accent1" w:themeShade="BF"/>
        </w:rPr>
        <w:t xml:space="preserve">Memo </w:t>
      </w:r>
      <w:proofErr w:type="spellStart"/>
      <w:r w:rsidR="00854653" w:rsidRPr="00AB6989">
        <w:rPr>
          <w:b/>
          <w:color w:val="276E8B" w:themeColor="accent1" w:themeShade="BF"/>
        </w:rPr>
        <w:t>Pengajuan</w:t>
      </w:r>
      <w:proofErr w:type="spellEnd"/>
      <w:r w:rsidR="00854653" w:rsidRPr="00AB6989">
        <w:rPr>
          <w:b/>
          <w:color w:val="276E8B" w:themeColor="accent1" w:themeShade="BF"/>
        </w:rPr>
        <w:t xml:space="preserve"> – Car Ownership Program </w:t>
      </w:r>
    </w:p>
    <w:p w:rsidR="004A628A" w:rsidRDefault="004A628A" w:rsidP="004A628A">
      <w:pPr>
        <w:pStyle w:val="ListParagraph"/>
        <w:ind w:left="1440"/>
        <w:jc w:val="both"/>
        <w:rPr>
          <w:b/>
          <w:color w:val="276E8B" w:themeColor="accent1" w:themeShade="BF"/>
        </w:rPr>
      </w:pPr>
    </w:p>
    <w:p w:rsidR="004A628A" w:rsidRDefault="004A628A" w:rsidP="004A628A">
      <w:pPr>
        <w:pStyle w:val="ListParagraph"/>
        <w:ind w:left="1440"/>
        <w:jc w:val="both"/>
        <w:rPr>
          <w:b/>
        </w:rPr>
      </w:pPr>
      <w:r w:rsidRPr="0093645B">
        <w:rPr>
          <w:b/>
        </w:rPr>
        <w:t>B</w:t>
      </w:r>
      <w:r>
        <w:rPr>
          <w:b/>
        </w:rPr>
        <w:t>usiness Requirement</w:t>
      </w:r>
      <w:r w:rsidRPr="0093645B">
        <w:rPr>
          <w:b/>
        </w:rPr>
        <w:t>:</w:t>
      </w:r>
    </w:p>
    <w:p w:rsidR="00913280" w:rsidRPr="00EB605A" w:rsidRDefault="00BD08EA" w:rsidP="00EB605A">
      <w:pPr>
        <w:pStyle w:val="ListParagraph"/>
        <w:ind w:left="1440"/>
        <w:jc w:val="both"/>
        <w:rPr>
          <w:b/>
          <w:color w:val="276E8B" w:themeColor="accent1" w:themeShade="BF"/>
        </w:rPr>
      </w:pPr>
      <w:r>
        <w:t xml:space="preserve">There are two types of memo which are memo termination and memo </w:t>
      </w:r>
      <w:proofErr w:type="spellStart"/>
      <w:r>
        <w:t>pretermination</w:t>
      </w:r>
      <w:proofErr w:type="spellEnd"/>
      <w:r>
        <w:t>. Th</w:t>
      </w:r>
      <w:r w:rsidR="003B411C">
        <w:t>us, user expect to be given options to choose the type of memo b</w:t>
      </w:r>
      <w:r w:rsidR="00EB605A">
        <w:t>efore they want to download it.</w:t>
      </w:r>
    </w:p>
    <w:p w:rsidR="00EB605A" w:rsidRDefault="00EB605A" w:rsidP="00854653">
      <w:pPr>
        <w:ind w:left="1440"/>
        <w:rPr>
          <w:b/>
        </w:rPr>
      </w:pPr>
    </w:p>
    <w:p w:rsidR="00854653" w:rsidRDefault="00854653" w:rsidP="00854653">
      <w:pPr>
        <w:ind w:left="1440"/>
        <w:rPr>
          <w:b/>
        </w:rPr>
      </w:pPr>
      <w:r w:rsidRPr="0093645B">
        <w:rPr>
          <w:b/>
        </w:rPr>
        <w:t>Before:</w:t>
      </w:r>
      <w:r w:rsidR="00415D01" w:rsidRPr="00415D01">
        <w:rPr>
          <w:noProof/>
        </w:rPr>
        <w:t xml:space="preserve"> </w:t>
      </w:r>
    </w:p>
    <w:p w:rsidR="00913280" w:rsidRDefault="00EB605A" w:rsidP="00913280">
      <w:r>
        <w:tab/>
      </w:r>
    </w:p>
    <w:p w:rsidR="00913280" w:rsidRDefault="00913280" w:rsidP="00913280">
      <w:r>
        <w:rPr>
          <w:noProof/>
        </w:rPr>
        <w:drawing>
          <wp:anchor distT="0" distB="0" distL="114300" distR="114300" simplePos="0" relativeHeight="252311552" behindDoc="1" locked="0" layoutInCell="1" allowOverlap="1" wp14:anchorId="0E073D6A" wp14:editId="46CBB791">
            <wp:simplePos x="0" y="0"/>
            <wp:positionH relativeFrom="column">
              <wp:posOffset>577901</wp:posOffset>
            </wp:positionH>
            <wp:positionV relativeFrom="paragraph">
              <wp:posOffset>101778</wp:posOffset>
            </wp:positionV>
            <wp:extent cx="5819775" cy="2697997"/>
            <wp:effectExtent l="0" t="0" r="0" b="76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19775" cy="2697997"/>
                    </a:xfrm>
                    <a:prstGeom prst="rect">
                      <a:avLst/>
                    </a:prstGeom>
                  </pic:spPr>
                </pic:pic>
              </a:graphicData>
            </a:graphic>
            <wp14:sizeRelH relativeFrom="page">
              <wp14:pctWidth>0</wp14:pctWidth>
            </wp14:sizeRelH>
            <wp14:sizeRelV relativeFrom="page">
              <wp14:pctHeight>0</wp14:pctHeight>
            </wp14:sizeRelV>
          </wp:anchor>
        </w:drawing>
      </w:r>
    </w:p>
    <w:p w:rsidR="00913280" w:rsidRDefault="00913280" w:rsidP="00913280">
      <w:pPr>
        <w:pStyle w:val="ListParagraph"/>
        <w:ind w:left="1440"/>
      </w:pPr>
      <w:r>
        <w:t xml:space="preserve"> </w:t>
      </w:r>
    </w:p>
    <w:p w:rsidR="00913280" w:rsidRDefault="00913280" w:rsidP="00913280"/>
    <w:p w:rsidR="00913280" w:rsidRDefault="00913280" w:rsidP="00913280"/>
    <w:p w:rsidR="00913280" w:rsidRDefault="00913280" w:rsidP="00913280">
      <w:pPr>
        <w:ind w:left="1800"/>
      </w:pPr>
      <w:r>
        <w:rPr>
          <w:noProof/>
        </w:rPr>
        <mc:AlternateContent>
          <mc:Choice Requires="wps">
            <w:drawing>
              <wp:anchor distT="0" distB="0" distL="114300" distR="114300" simplePos="0" relativeHeight="252306432" behindDoc="0" locked="0" layoutInCell="1" allowOverlap="1" wp14:anchorId="4FCCE0C2" wp14:editId="01D741D4">
                <wp:simplePos x="0" y="0"/>
                <wp:positionH relativeFrom="column">
                  <wp:posOffset>2600325</wp:posOffset>
                </wp:positionH>
                <wp:positionV relativeFrom="paragraph">
                  <wp:posOffset>202565</wp:posOffset>
                </wp:positionV>
                <wp:extent cx="352425" cy="190500"/>
                <wp:effectExtent l="0" t="0" r="28575" b="19050"/>
                <wp:wrapNone/>
                <wp:docPr id="36" name="Oval 36"/>
                <wp:cNvGraphicFramePr/>
                <a:graphic xmlns:a="http://schemas.openxmlformats.org/drawingml/2006/main">
                  <a:graphicData uri="http://schemas.microsoft.com/office/word/2010/wordprocessingShape">
                    <wps:wsp>
                      <wps:cNvSpPr/>
                      <wps:spPr>
                        <a:xfrm>
                          <a:off x="0" y="0"/>
                          <a:ext cx="3524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F4BD46" id="Oval 36" o:spid="_x0000_s1026" style="position:absolute;margin-left:204.75pt;margin-top:15.95pt;width:27.75pt;height:1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" filled="f" strokecolor="#1a495c [1604]" strokeweight="1pt">
                <v:stroke joinstyle="miter"/>
              </v:oval>
            </w:pict>
          </mc:Fallback>
        </mc:AlternateContent>
      </w:r>
    </w:p>
    <w:p w:rsidR="00913280" w:rsidRDefault="00913280" w:rsidP="00913280">
      <w:pPr>
        <w:ind w:left="1800"/>
      </w:pPr>
      <w:r>
        <w:rPr>
          <w:noProof/>
        </w:rPr>
        <mc:AlternateContent>
          <mc:Choice Requires="wps">
            <w:drawing>
              <wp:anchor distT="0" distB="0" distL="114300" distR="114300" simplePos="0" relativeHeight="252309504" behindDoc="0" locked="0" layoutInCell="1" allowOverlap="1" wp14:anchorId="3A052334" wp14:editId="72245CC7">
                <wp:simplePos x="0" y="0"/>
                <wp:positionH relativeFrom="column">
                  <wp:posOffset>2144864</wp:posOffset>
                </wp:positionH>
                <wp:positionV relativeFrom="paragraph">
                  <wp:posOffset>6460</wp:posOffset>
                </wp:positionV>
                <wp:extent cx="7952" cy="1550505"/>
                <wp:effectExtent l="76200" t="0" r="68580" b="50165"/>
                <wp:wrapNone/>
                <wp:docPr id="37" name="Straight Arrow Connector 37"/>
                <wp:cNvGraphicFramePr/>
                <a:graphic xmlns:a="http://schemas.openxmlformats.org/drawingml/2006/main">
                  <a:graphicData uri="http://schemas.microsoft.com/office/word/2010/wordprocessingShape">
                    <wps:wsp>
                      <wps:cNvCnPr/>
                      <wps:spPr>
                        <a:xfrm flipH="1">
                          <a:off x="0" y="0"/>
                          <a:ext cx="7952" cy="1550505"/>
                        </a:xfrm>
                        <a:prstGeom prst="straightConnector1">
                          <a:avLst/>
                        </a:prstGeom>
                        <a:ln w="12700">
                          <a:solidFill>
                            <a:schemeClr val="accent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937E14" id="_x0000_t32" coordsize="21600,21600" o:spt="32" o:oned="t" path="m,l21600,21600e" filled="f">
                <v:path arrowok="t" fillok="f" o:connecttype="none"/>
                <o:lock v:ext="edit" shapetype="t"/>
              </v:shapetype>
              <v:shape id="Straight Arrow Connector 37" o:spid="_x0000_s1026" type="#_x0000_t32" style="position:absolute;margin-left:168.9pt;margin-top:.5pt;width:.65pt;height:122.1pt;flip:x;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" strokecolor="#3494ba [3204]" strokeweight="1pt">
                <v:stroke endarrow="block" joinstyle="miter"/>
              </v:shape>
            </w:pict>
          </mc:Fallback>
        </mc:AlternateContent>
      </w:r>
      <w:r>
        <w:rPr>
          <w:noProof/>
        </w:rPr>
        <mc:AlternateContent>
          <mc:Choice Requires="wps">
            <w:drawing>
              <wp:anchor distT="0" distB="0" distL="114300" distR="114300" simplePos="0" relativeHeight="252308480" behindDoc="0" locked="0" layoutInCell="1" allowOverlap="1" wp14:anchorId="78083BCB" wp14:editId="6EEAE489">
                <wp:simplePos x="0" y="0"/>
                <wp:positionH relativeFrom="column">
                  <wp:posOffset>2162175</wp:posOffset>
                </wp:positionH>
                <wp:positionV relativeFrom="paragraph">
                  <wp:posOffset>18415</wp:posOffset>
                </wp:positionV>
                <wp:extent cx="457200" cy="0"/>
                <wp:effectExtent l="0" t="0" r="0" b="0"/>
                <wp:wrapNone/>
                <wp:docPr id="45" name="Straight Connector 45"/>
                <wp:cNvGraphicFramePr/>
                <a:graphic xmlns:a="http://schemas.openxmlformats.org/drawingml/2006/main">
                  <a:graphicData uri="http://schemas.microsoft.com/office/word/2010/wordprocessingShape">
                    <wps:wsp>
                      <wps:cNvCnPr/>
                      <wps:spPr>
                        <a:xfrm flipH="1">
                          <a:off x="0" y="0"/>
                          <a:ext cx="457200" cy="0"/>
                        </a:xfrm>
                        <a:prstGeom prst="line">
                          <a:avLst/>
                        </a:prstGeom>
                        <a:ln w="12700">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12A1E2" id="Straight Connector 45" o:spid="_x0000_s1026" style="position:absolute;flip:x;z-index:252308480;visibility:visible;mso-wrap-style:square;mso-wrap-distance-left:9pt;mso-wrap-distance-top:0;mso-wrap-distance-right:9pt;mso-wrap-distance-bottom:0;mso-position-horizontal:absolute;mso-position-horizontal-relative:text;mso-position-vertical:absolute;mso-position-vertical-relative:text" from="170.25pt,1.45pt" to="206.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" strokecolor="#3494ba [3204]" strokeweight="1pt">
                <v:stroke joinstyle="miter"/>
              </v:line>
            </w:pict>
          </mc:Fallback>
        </mc:AlternateContent>
      </w:r>
    </w:p>
    <w:p w:rsidR="00913280" w:rsidRDefault="00913280" w:rsidP="00913280">
      <w:pPr>
        <w:ind w:left="1800"/>
      </w:pPr>
    </w:p>
    <w:p w:rsidR="00913280" w:rsidRDefault="00913280" w:rsidP="00913280">
      <w:pPr>
        <w:ind w:left="1800"/>
      </w:pPr>
    </w:p>
    <w:p w:rsidR="00913280" w:rsidRDefault="00913280" w:rsidP="00913280"/>
    <w:p w:rsidR="00913280" w:rsidRDefault="00913280" w:rsidP="00913280"/>
    <w:p w:rsidR="00913280" w:rsidRDefault="00FB46BE" w:rsidP="00913280">
      <w:r>
        <w:rPr>
          <w:noProof/>
        </w:rPr>
        <w:drawing>
          <wp:anchor distT="0" distB="0" distL="114300" distR="114300" simplePos="0" relativeHeight="252307456" behindDoc="1" locked="0" layoutInCell="1" allowOverlap="1" wp14:anchorId="444E5D78" wp14:editId="0D64AE9F">
            <wp:simplePos x="0" y="0"/>
            <wp:positionH relativeFrom="column">
              <wp:posOffset>1638383</wp:posOffset>
            </wp:positionH>
            <wp:positionV relativeFrom="paragraph">
              <wp:posOffset>141577</wp:posOffset>
            </wp:positionV>
            <wp:extent cx="3343275" cy="1990725"/>
            <wp:effectExtent l="0" t="0" r="9525" b="9525"/>
            <wp:wrapNone/>
            <wp:docPr id="47" name="Picture 9">
              <a:extLst xmlns:a="http://schemas.openxmlformats.org/drawingml/2006/main">
                <a:ext uri="{FF2B5EF4-FFF2-40B4-BE49-F238E27FC236}">
                  <a16:creationId xmlns:a16="http://schemas.microsoft.com/office/drawing/2014/main" id="{A26308F4-E9CF-4C75-8326-F489B982DA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26308F4-E9CF-4C75-8326-F489B982DAF8}"/>
                        </a:ext>
                      </a:extLst>
                    </pic:cNvPr>
                    <pic:cNvPicPr>
                      <a:picLocks noChangeAspect="1"/>
                    </pic:cNvPicPr>
                  </pic:nvPicPr>
                  <pic:blipFill rotWithShape="1">
                    <a:blip r:embed="rId14">
                      <a:extLst>
                        <a:ext uri="{28A0092B-C50C-407E-A947-70E740481C1C}">
                          <a14:useLocalDpi xmlns:a14="http://schemas.microsoft.com/office/drawing/2010/main" val="0"/>
                        </a:ext>
                      </a:extLst>
                    </a:blip>
                    <a:srcRect l="23065" t="12401" r="24702" b="32454"/>
                    <a:stretch/>
                  </pic:blipFill>
                  <pic:spPr bwMode="auto">
                    <a:xfrm>
                      <a:off x="0" y="0"/>
                      <a:ext cx="3343275" cy="1990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3280" w:rsidRDefault="00913280" w:rsidP="00913280"/>
    <w:p w:rsidR="00913280" w:rsidRDefault="00913280" w:rsidP="00913280"/>
    <w:p w:rsidR="00913280" w:rsidRDefault="00913280" w:rsidP="00913280"/>
    <w:p w:rsidR="00913280" w:rsidRDefault="00913280" w:rsidP="00415D01">
      <w:pPr>
        <w:ind w:left="1440" w:firstLine="360"/>
      </w:pPr>
    </w:p>
    <w:p w:rsidR="00913280" w:rsidRDefault="00913280" w:rsidP="00415D01">
      <w:pPr>
        <w:ind w:left="1440" w:firstLine="360"/>
      </w:pPr>
    </w:p>
    <w:p w:rsidR="00913280" w:rsidRDefault="00913280" w:rsidP="00415D01">
      <w:pPr>
        <w:ind w:left="1440" w:firstLine="360"/>
      </w:pPr>
    </w:p>
    <w:p w:rsidR="00913280" w:rsidRDefault="00913280" w:rsidP="00415D01">
      <w:pPr>
        <w:ind w:left="1440" w:firstLine="360"/>
      </w:pPr>
    </w:p>
    <w:p w:rsidR="00913280" w:rsidRDefault="00913280" w:rsidP="00415D01">
      <w:pPr>
        <w:ind w:left="1440" w:firstLine="360"/>
      </w:pPr>
    </w:p>
    <w:p w:rsidR="00415D01" w:rsidRDefault="00415D01" w:rsidP="00913280">
      <w:pPr>
        <w:ind w:left="1440" w:firstLine="360"/>
      </w:pPr>
      <w:r w:rsidRPr="003C5E43">
        <w:t>Current Functional</w:t>
      </w:r>
      <w:r>
        <w:t>ity</w:t>
      </w:r>
      <w:r w:rsidR="00913280">
        <w:t>:</w:t>
      </w:r>
    </w:p>
    <w:p w:rsidR="00415D01" w:rsidRPr="00EB605A" w:rsidRDefault="00B2602C" w:rsidP="00EB605A">
      <w:pPr>
        <w:ind w:left="1800"/>
      </w:pPr>
      <w:r>
        <w:t xml:space="preserve">When user </w:t>
      </w:r>
      <w:r w:rsidR="00913280">
        <w:t xml:space="preserve">There is no options </w:t>
      </w:r>
      <w:r w:rsidR="00865B00">
        <w:t xml:space="preserve">for user to choose the type </w:t>
      </w:r>
      <w:r w:rsidR="00EB605A">
        <w:t xml:space="preserve">of memo since in current system </w:t>
      </w:r>
      <w:r w:rsidR="00865B00">
        <w:t xml:space="preserve">we only provide report for memo termination. </w:t>
      </w:r>
    </w:p>
    <w:p w:rsidR="00415D01" w:rsidRDefault="00415D01" w:rsidP="00415D01">
      <w:pPr>
        <w:ind w:left="1080" w:firstLine="720"/>
        <w:rPr>
          <w:b/>
        </w:rPr>
      </w:pPr>
    </w:p>
    <w:p w:rsidR="00B204D6" w:rsidRDefault="00B204D6" w:rsidP="00415D01">
      <w:pPr>
        <w:ind w:left="1080" w:firstLine="720"/>
        <w:rPr>
          <w:b/>
        </w:rPr>
      </w:pPr>
    </w:p>
    <w:p w:rsidR="00B204D6" w:rsidRDefault="00B204D6" w:rsidP="00415D01">
      <w:pPr>
        <w:ind w:left="1080" w:firstLine="720"/>
        <w:rPr>
          <w:b/>
        </w:rPr>
      </w:pPr>
    </w:p>
    <w:p w:rsidR="00B204D6" w:rsidRDefault="00B204D6" w:rsidP="00415D01">
      <w:pPr>
        <w:ind w:left="1080" w:firstLine="720"/>
        <w:rPr>
          <w:b/>
        </w:rPr>
      </w:pPr>
    </w:p>
    <w:p w:rsidR="00B204D6" w:rsidRDefault="00B204D6" w:rsidP="00415D01">
      <w:pPr>
        <w:ind w:left="1080" w:firstLine="720"/>
        <w:rPr>
          <w:b/>
        </w:rPr>
      </w:pPr>
      <w:bookmarkStart w:id="72" w:name="_GoBack"/>
      <w:bookmarkEnd w:id="72"/>
    </w:p>
    <w:p w:rsidR="00854653" w:rsidRDefault="00415D01" w:rsidP="00415D01">
      <w:pPr>
        <w:ind w:left="1080" w:firstLine="720"/>
      </w:pPr>
      <w:r>
        <w:rPr>
          <w:b/>
        </w:rPr>
        <w:t>After</w:t>
      </w:r>
      <w:r w:rsidRPr="0093645B">
        <w:rPr>
          <w:b/>
        </w:rPr>
        <w:t>:</w:t>
      </w:r>
    </w:p>
    <w:p w:rsidR="00B6789B" w:rsidRDefault="004D4B73" w:rsidP="00854653">
      <w:r>
        <w:rPr>
          <w:noProof/>
        </w:rPr>
        <w:drawing>
          <wp:anchor distT="0" distB="0" distL="114300" distR="114300" simplePos="0" relativeHeight="252329984" behindDoc="1" locked="0" layoutInCell="1" allowOverlap="1">
            <wp:simplePos x="0" y="0"/>
            <wp:positionH relativeFrom="margin">
              <wp:align>center</wp:align>
            </wp:positionH>
            <wp:positionV relativeFrom="paragraph">
              <wp:posOffset>8890</wp:posOffset>
            </wp:positionV>
            <wp:extent cx="3964305" cy="2929255"/>
            <wp:effectExtent l="0" t="0" r="0" b="4445"/>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64305" cy="2929255"/>
                    </a:xfrm>
                    <a:prstGeom prst="rect">
                      <a:avLst/>
                    </a:prstGeom>
                  </pic:spPr>
                </pic:pic>
              </a:graphicData>
            </a:graphic>
            <wp14:sizeRelH relativeFrom="page">
              <wp14:pctWidth>0</wp14:pctWidth>
            </wp14:sizeRelH>
            <wp14:sizeRelV relativeFrom="page">
              <wp14:pctHeight>0</wp14:pctHeight>
            </wp14:sizeRelV>
          </wp:anchor>
        </w:drawing>
      </w:r>
    </w:p>
    <w:p w:rsidR="00B6789B" w:rsidRDefault="00B6789B" w:rsidP="00854653"/>
    <w:p w:rsidR="00B6789B" w:rsidRDefault="00B6789B" w:rsidP="00854653"/>
    <w:p w:rsidR="00B6789B" w:rsidRDefault="00B6789B" w:rsidP="00854653"/>
    <w:p w:rsidR="00B6789B" w:rsidRDefault="00B6789B" w:rsidP="00854653"/>
    <w:p w:rsidR="00B6789B" w:rsidRDefault="000C057C" w:rsidP="00854653">
      <w:r>
        <w:rPr>
          <w:noProof/>
        </w:rPr>
        <mc:AlternateContent>
          <mc:Choice Requires="wps">
            <w:drawing>
              <wp:anchor distT="0" distB="0" distL="114300" distR="114300" simplePos="0" relativeHeight="252374016" behindDoc="0" locked="0" layoutInCell="1" allowOverlap="1">
                <wp:simplePos x="0" y="0"/>
                <wp:positionH relativeFrom="column">
                  <wp:posOffset>1190625</wp:posOffset>
                </wp:positionH>
                <wp:positionV relativeFrom="paragraph">
                  <wp:posOffset>203835</wp:posOffset>
                </wp:positionV>
                <wp:extent cx="3977640" cy="847725"/>
                <wp:effectExtent l="19050" t="19050" r="22860" b="28575"/>
                <wp:wrapNone/>
                <wp:docPr id="9" name="Rectangle: Rounded Corners 9"/>
                <wp:cNvGraphicFramePr/>
                <a:graphic xmlns:a="http://schemas.openxmlformats.org/drawingml/2006/main">
                  <a:graphicData uri="http://schemas.microsoft.com/office/word/2010/wordprocessingShape">
                    <wps:wsp>
                      <wps:cNvSpPr/>
                      <wps:spPr>
                        <a:xfrm>
                          <a:off x="0" y="0"/>
                          <a:ext cx="3977640" cy="847725"/>
                        </a:xfrm>
                        <a:prstGeom prst="round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AC933F" id="Rectangle: Rounded Corners 9" o:spid="_x0000_s1026" style="position:absolute;margin-left:93.75pt;margin-top:16.05pt;width:313.2pt;height:66.75pt;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" filled="f" strokecolor="#00b050" strokeweight="2.25pt">
                <v:stroke joinstyle="miter"/>
              </v:roundrect>
            </w:pict>
          </mc:Fallback>
        </mc:AlternateContent>
      </w:r>
    </w:p>
    <w:p w:rsidR="00B6789B" w:rsidRDefault="0034541D" w:rsidP="00854653">
      <w:r>
        <w:rPr>
          <w:noProof/>
        </w:rPr>
        <w:drawing>
          <wp:anchor distT="0" distB="0" distL="114300" distR="114300" simplePos="0" relativeHeight="252331008" behindDoc="1" locked="0" layoutInCell="1" allowOverlap="1">
            <wp:simplePos x="0" y="0"/>
            <wp:positionH relativeFrom="margin">
              <wp:posOffset>4827582</wp:posOffset>
            </wp:positionH>
            <wp:positionV relativeFrom="paragraph">
              <wp:posOffset>165697</wp:posOffset>
            </wp:positionV>
            <wp:extent cx="170180" cy="143302"/>
            <wp:effectExtent l="0" t="0" r="1270" b="9525"/>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9391" t="-1" r="-59" b="19974"/>
                    <a:stretch/>
                  </pic:blipFill>
                  <pic:spPr bwMode="auto">
                    <a:xfrm>
                      <a:off x="0" y="0"/>
                      <a:ext cx="170180" cy="1433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789B" w:rsidRDefault="00B6789B" w:rsidP="00854653"/>
    <w:p w:rsidR="00B6789B" w:rsidRDefault="006019A2" w:rsidP="00854653">
      <w:r>
        <w:rPr>
          <w:noProof/>
        </w:rPr>
        <w:drawing>
          <wp:anchor distT="0" distB="0" distL="114300" distR="114300" simplePos="0" relativeHeight="252317696" behindDoc="1" locked="0" layoutInCell="1" allowOverlap="1" wp14:anchorId="4B534069" wp14:editId="53DACE6A">
            <wp:simplePos x="0" y="0"/>
            <wp:positionH relativeFrom="margin">
              <wp:posOffset>1338267</wp:posOffset>
            </wp:positionH>
            <wp:positionV relativeFrom="paragraph">
              <wp:posOffset>206735</wp:posOffset>
            </wp:positionV>
            <wp:extent cx="3835021" cy="504825"/>
            <wp:effectExtent l="0" t="0" r="0" b="0"/>
            <wp:wrapNone/>
            <wp:docPr id="58" name="Picture 9">
              <a:extLst xmlns:a="http://schemas.openxmlformats.org/drawingml/2006/main">
                <a:ext uri="{FF2B5EF4-FFF2-40B4-BE49-F238E27FC236}">
                  <a16:creationId xmlns:a16="http://schemas.microsoft.com/office/drawing/2014/main" id="{A26308F4-E9CF-4C75-8326-F489B982DA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26308F4-E9CF-4C75-8326-F489B982DAF8}"/>
                        </a:ext>
                      </a:extLst>
                    </pic:cNvPr>
                    <pic:cNvPicPr>
                      <a:picLocks noChangeAspect="1"/>
                    </pic:cNvPicPr>
                  </pic:nvPicPr>
                  <pic:blipFill rotWithShape="1">
                    <a:blip r:embed="rId14">
                      <a:extLst>
                        <a:ext uri="{28A0092B-C50C-407E-A947-70E740481C1C}">
                          <a14:useLocalDpi xmlns:a14="http://schemas.microsoft.com/office/drawing/2010/main" val="0"/>
                        </a:ext>
                      </a:extLst>
                    </a:blip>
                    <a:srcRect l="26720" t="53732" r="27613" b="35602"/>
                    <a:stretch/>
                  </pic:blipFill>
                  <pic:spPr bwMode="auto">
                    <a:xfrm>
                      <a:off x="0" y="0"/>
                      <a:ext cx="3835021" cy="50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789B" w:rsidRDefault="00B6789B" w:rsidP="00854653"/>
    <w:p w:rsidR="00811673" w:rsidRDefault="00811673" w:rsidP="00854653">
      <w:r>
        <w:tab/>
      </w:r>
      <w:r>
        <w:tab/>
      </w:r>
      <w:r>
        <w:tab/>
      </w:r>
    </w:p>
    <w:p w:rsidR="00854653" w:rsidRDefault="00415D01" w:rsidP="00415D01">
      <w:pPr>
        <w:ind w:left="1080" w:firstLine="720"/>
      </w:pPr>
      <w:r>
        <w:t>Proposed Functionality:</w:t>
      </w:r>
    </w:p>
    <w:p w:rsidR="001D77D3" w:rsidRDefault="001D77D3" w:rsidP="001D77D3">
      <w:pPr>
        <w:ind w:left="1800"/>
      </w:pPr>
      <w:r>
        <w:t xml:space="preserve">The new dropdown menu will be provided in update screen. User will be given two options which are memo termination or memo </w:t>
      </w:r>
      <w:proofErr w:type="spellStart"/>
      <w:r>
        <w:t>pretermination</w:t>
      </w:r>
      <w:proofErr w:type="spellEnd"/>
      <w:r>
        <w:t xml:space="preserve">. Once user click save, then the report </w:t>
      </w:r>
      <w:r w:rsidR="007B5F9E">
        <w:t xml:space="preserve">will be displayed as what user has chosen in this screen. </w:t>
      </w:r>
    </w:p>
    <w:p w:rsidR="00D8402D" w:rsidRDefault="00D8402D" w:rsidP="00854653"/>
    <w:p w:rsidR="00854653" w:rsidRDefault="00A20836" w:rsidP="0066396F">
      <w:pPr>
        <w:pStyle w:val="ListParagraph"/>
        <w:numPr>
          <w:ilvl w:val="0"/>
          <w:numId w:val="28"/>
        </w:numPr>
        <w:rPr>
          <w:b/>
          <w:color w:val="276E8B" w:themeColor="accent1" w:themeShade="BF"/>
        </w:rPr>
      </w:pPr>
      <w:r>
        <w:rPr>
          <w:b/>
          <w:color w:val="276E8B" w:themeColor="accent1" w:themeShade="BF"/>
        </w:rPr>
        <w:t xml:space="preserve">Memo Termination &amp; Memo </w:t>
      </w:r>
      <w:proofErr w:type="spellStart"/>
      <w:r>
        <w:rPr>
          <w:b/>
          <w:color w:val="276E8B" w:themeColor="accent1" w:themeShade="BF"/>
        </w:rPr>
        <w:t>Pretermination</w:t>
      </w:r>
      <w:proofErr w:type="spellEnd"/>
    </w:p>
    <w:p w:rsidR="00EE052B" w:rsidRDefault="00D73CC3" w:rsidP="00102DAC">
      <w:pPr>
        <w:ind w:left="1080" w:firstLine="720"/>
        <w:rPr>
          <w:b/>
        </w:rPr>
      </w:pPr>
      <w:r>
        <w:rPr>
          <w:b/>
        </w:rPr>
        <w:t>Business Requirement:</w:t>
      </w:r>
    </w:p>
    <w:p w:rsidR="00597240" w:rsidRPr="00414CEE" w:rsidRDefault="00802E94" w:rsidP="00414CEE">
      <w:pPr>
        <w:pStyle w:val="ListParagraph"/>
        <w:numPr>
          <w:ilvl w:val="0"/>
          <w:numId w:val="42"/>
        </w:numPr>
      </w:pPr>
      <w:r>
        <w:t xml:space="preserve">Report will </w:t>
      </w:r>
      <w:r w:rsidR="00E959A1">
        <w:t>be updated by only showing</w:t>
      </w:r>
      <w:r>
        <w:t xml:space="preserve"> informatio</w:t>
      </w:r>
      <w:r w:rsidR="008E4204">
        <w:t xml:space="preserve">n about total unit and </w:t>
      </w:r>
      <w:r w:rsidR="00E959A1">
        <w:t>customer name</w:t>
      </w:r>
      <w:r w:rsidR="008E4204">
        <w:t xml:space="preserve"> in “</w:t>
      </w:r>
      <w:proofErr w:type="spellStart"/>
      <w:r w:rsidR="008E4204">
        <w:t>Perihal</w:t>
      </w:r>
      <w:proofErr w:type="spellEnd"/>
      <w:r w:rsidR="008E4204">
        <w:t>” info.</w:t>
      </w:r>
    </w:p>
    <w:p w:rsidR="00414CEE" w:rsidRDefault="00414CEE" w:rsidP="00414CEE">
      <w:pPr>
        <w:pStyle w:val="ListParagraph"/>
        <w:ind w:left="2160"/>
        <w:rPr>
          <w:b/>
        </w:rPr>
      </w:pPr>
    </w:p>
    <w:p w:rsidR="00626948" w:rsidRPr="00414CEE" w:rsidRDefault="00414CEE" w:rsidP="00414CEE">
      <w:pPr>
        <w:pStyle w:val="ListParagraph"/>
        <w:ind w:left="2160"/>
        <w:rPr>
          <w:b/>
        </w:rPr>
      </w:pPr>
      <w:r>
        <w:rPr>
          <w:noProof/>
        </w:rPr>
        <w:drawing>
          <wp:anchor distT="0" distB="0" distL="114300" distR="114300" simplePos="0" relativeHeight="252378112" behindDoc="1" locked="0" layoutInCell="1" allowOverlap="1" wp14:anchorId="1EC1C042" wp14:editId="09F969BD">
            <wp:simplePos x="0" y="0"/>
            <wp:positionH relativeFrom="margin">
              <wp:posOffset>1354557</wp:posOffset>
            </wp:positionH>
            <wp:positionV relativeFrom="paragraph">
              <wp:posOffset>207950</wp:posOffset>
            </wp:positionV>
            <wp:extent cx="4886554" cy="1320165"/>
            <wp:effectExtent l="0" t="0" r="9525" b="0"/>
            <wp:wrapNone/>
            <wp:docPr id="12" name="Picture 10">
              <a:extLst xmlns:a="http://schemas.openxmlformats.org/drawingml/2006/main">
                <a:ext uri="{FF2B5EF4-FFF2-40B4-BE49-F238E27FC236}">
                  <a16:creationId xmlns:a16="http://schemas.microsoft.com/office/drawing/2014/main" id="{5F2D5D12-53F2-49C9-B862-7926765202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F2D5D12-53F2-49C9-B862-7926765202E1}"/>
                        </a:ext>
                      </a:extLst>
                    </pic:cNvPr>
                    <pic:cNvPicPr>
                      <a:picLocks noChangeAspect="1"/>
                    </pic:cNvPicPr>
                  </pic:nvPicPr>
                  <pic:blipFill rotWithShape="1">
                    <a:blip r:embed="rId15">
                      <a:extLst>
                        <a:ext uri="{28A0092B-C50C-407E-A947-70E740481C1C}">
                          <a14:useLocalDpi xmlns:a14="http://schemas.microsoft.com/office/drawing/2010/main" val="0"/>
                        </a:ext>
                      </a:extLst>
                    </a:blip>
                    <a:srcRect l="19197" t="22224" r="25238" b="51221"/>
                    <a:stretch/>
                  </pic:blipFill>
                  <pic:spPr bwMode="auto">
                    <a:xfrm>
                      <a:off x="0" y="0"/>
                      <a:ext cx="4886554" cy="132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Before:</w:t>
      </w:r>
    </w:p>
    <w:p w:rsidR="00626948" w:rsidRDefault="00626948" w:rsidP="00626948"/>
    <w:p w:rsidR="00626948" w:rsidRDefault="00626948" w:rsidP="00626948"/>
    <w:p w:rsidR="00626948" w:rsidRDefault="00626948" w:rsidP="00626948"/>
    <w:p w:rsidR="004F6789" w:rsidRDefault="00414CEE" w:rsidP="00626948">
      <w:r>
        <w:rPr>
          <w:noProof/>
        </w:rPr>
        <mc:AlternateContent>
          <mc:Choice Requires="wps">
            <w:drawing>
              <wp:anchor distT="0" distB="0" distL="114300" distR="114300" simplePos="0" relativeHeight="252379136" behindDoc="0" locked="0" layoutInCell="1" allowOverlap="1">
                <wp:simplePos x="0" y="0"/>
                <wp:positionH relativeFrom="column">
                  <wp:posOffset>1889455</wp:posOffset>
                </wp:positionH>
                <wp:positionV relativeFrom="paragraph">
                  <wp:posOffset>74295</wp:posOffset>
                </wp:positionV>
                <wp:extent cx="4105275" cy="266700"/>
                <wp:effectExtent l="0" t="0" r="28575" b="19050"/>
                <wp:wrapNone/>
                <wp:docPr id="13" name="Rectangle: Rounded Corners 13"/>
                <wp:cNvGraphicFramePr/>
                <a:graphic xmlns:a="http://schemas.openxmlformats.org/drawingml/2006/main">
                  <a:graphicData uri="http://schemas.microsoft.com/office/word/2010/wordprocessingShape">
                    <wps:wsp>
                      <wps:cNvSpPr/>
                      <wps:spPr>
                        <a:xfrm>
                          <a:off x="0" y="0"/>
                          <a:ext cx="4105275" cy="266700"/>
                        </a:xfrm>
                        <a:prstGeom prst="round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40E872" id="Rectangle: Rounded Corners 13" o:spid="_x0000_s1026" style="position:absolute;margin-left:148.8pt;margin-top:5.85pt;width:323.25pt;height:21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" filled="f" strokecolor="#00b050" strokeweight="1.5pt">
                <v:stroke joinstyle="miter"/>
              </v:roundrect>
            </w:pict>
          </mc:Fallback>
        </mc:AlternateContent>
      </w:r>
      <w:r w:rsidR="004C256D">
        <w:tab/>
      </w:r>
      <w:r w:rsidR="004C256D">
        <w:tab/>
      </w:r>
      <w:r w:rsidR="004F6789">
        <w:tab/>
      </w:r>
    </w:p>
    <w:p w:rsidR="00FB46BE" w:rsidRDefault="00FB46BE" w:rsidP="007E214A">
      <w:pPr>
        <w:spacing w:after="0"/>
        <w:ind w:left="1440" w:firstLine="720"/>
      </w:pPr>
    </w:p>
    <w:p w:rsidR="004C256D" w:rsidRDefault="004F6789" w:rsidP="007E214A">
      <w:pPr>
        <w:spacing w:after="0"/>
        <w:ind w:left="1440" w:firstLine="720"/>
      </w:pPr>
      <w:r>
        <w:t>Current Functionality:</w:t>
      </w:r>
    </w:p>
    <w:p w:rsidR="004F6789" w:rsidRDefault="004F6789" w:rsidP="00414CEE">
      <w:pPr>
        <w:spacing w:after="0"/>
      </w:pPr>
      <w:r>
        <w:tab/>
      </w:r>
      <w:r>
        <w:tab/>
      </w:r>
      <w:r>
        <w:tab/>
        <w:t xml:space="preserve">Memo provides </w:t>
      </w:r>
      <w:r w:rsidR="007E214A">
        <w:t xml:space="preserve">total unit, </w:t>
      </w:r>
      <w:r>
        <w:t xml:space="preserve">customer and buyer names in </w:t>
      </w:r>
      <w:proofErr w:type="spellStart"/>
      <w:r>
        <w:t>Perihal</w:t>
      </w:r>
      <w:proofErr w:type="spellEnd"/>
      <w:r>
        <w:t>.</w:t>
      </w:r>
    </w:p>
    <w:p w:rsidR="00414CEE" w:rsidRDefault="00414CEE" w:rsidP="00414CEE">
      <w:pPr>
        <w:spacing w:after="0"/>
      </w:pPr>
    </w:p>
    <w:p w:rsidR="004F6789" w:rsidRDefault="004F6789" w:rsidP="00626948">
      <w:pPr>
        <w:rPr>
          <w:b/>
        </w:rPr>
      </w:pPr>
      <w:r>
        <w:tab/>
      </w:r>
      <w:r>
        <w:tab/>
      </w:r>
      <w:r>
        <w:tab/>
      </w:r>
      <w:r w:rsidRPr="004F6789">
        <w:rPr>
          <w:b/>
        </w:rPr>
        <w:t>After:</w:t>
      </w:r>
    </w:p>
    <w:p w:rsidR="004F6789" w:rsidRDefault="004F6789" w:rsidP="00626948">
      <w:pPr>
        <w:rPr>
          <w:b/>
        </w:rPr>
      </w:pPr>
      <w:r>
        <w:rPr>
          <w:noProof/>
        </w:rPr>
        <w:drawing>
          <wp:anchor distT="0" distB="0" distL="114300" distR="114300" simplePos="0" relativeHeight="252381184" behindDoc="1" locked="0" layoutInCell="1" allowOverlap="1" wp14:anchorId="10C7ED18" wp14:editId="60DF5DDA">
            <wp:simplePos x="0" y="0"/>
            <wp:positionH relativeFrom="margin">
              <wp:align>right</wp:align>
            </wp:positionH>
            <wp:positionV relativeFrom="paragraph">
              <wp:posOffset>6985</wp:posOffset>
            </wp:positionV>
            <wp:extent cx="4739005" cy="11550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39005" cy="1155065"/>
                    </a:xfrm>
                    <a:prstGeom prst="rect">
                      <a:avLst/>
                    </a:prstGeom>
                  </pic:spPr>
                </pic:pic>
              </a:graphicData>
            </a:graphic>
            <wp14:sizeRelH relativeFrom="page">
              <wp14:pctWidth>0</wp14:pctWidth>
            </wp14:sizeRelH>
            <wp14:sizeRelV relativeFrom="page">
              <wp14:pctHeight>0</wp14:pctHeight>
            </wp14:sizeRelV>
          </wp:anchor>
        </w:drawing>
      </w:r>
      <w:r>
        <w:rPr>
          <w:b/>
        </w:rPr>
        <w:tab/>
      </w:r>
      <w:r>
        <w:rPr>
          <w:b/>
        </w:rPr>
        <w:tab/>
      </w:r>
      <w:r>
        <w:rPr>
          <w:b/>
        </w:rPr>
        <w:tab/>
      </w:r>
    </w:p>
    <w:p w:rsidR="004F6789" w:rsidRPr="004F6789" w:rsidRDefault="004F6789" w:rsidP="00626948">
      <w:pPr>
        <w:rPr>
          <w:b/>
        </w:rPr>
      </w:pPr>
      <w:r>
        <w:rPr>
          <w:b/>
        </w:rPr>
        <w:tab/>
      </w:r>
      <w:r>
        <w:rPr>
          <w:b/>
        </w:rPr>
        <w:tab/>
      </w:r>
      <w:r>
        <w:rPr>
          <w:b/>
        </w:rPr>
        <w:tab/>
      </w:r>
    </w:p>
    <w:p w:rsidR="004F6789" w:rsidRDefault="004F6789" w:rsidP="00626948">
      <w:r>
        <w:tab/>
      </w:r>
      <w:r>
        <w:tab/>
      </w:r>
      <w:r>
        <w:tab/>
      </w:r>
    </w:p>
    <w:p w:rsidR="004C256D" w:rsidRDefault="004F6789" w:rsidP="00626948">
      <w:r>
        <w:rPr>
          <w:noProof/>
        </w:rPr>
        <mc:AlternateContent>
          <mc:Choice Requires="wps">
            <w:drawing>
              <wp:anchor distT="0" distB="0" distL="114300" distR="114300" simplePos="0" relativeHeight="252383232" behindDoc="0" locked="0" layoutInCell="1" allowOverlap="1" wp14:anchorId="36C4E2ED" wp14:editId="3A427431">
                <wp:simplePos x="0" y="0"/>
                <wp:positionH relativeFrom="column">
                  <wp:posOffset>1723445</wp:posOffset>
                </wp:positionH>
                <wp:positionV relativeFrom="paragraph">
                  <wp:posOffset>23053</wp:posOffset>
                </wp:positionV>
                <wp:extent cx="4643562" cy="266700"/>
                <wp:effectExtent l="0" t="0" r="24130" b="19050"/>
                <wp:wrapNone/>
                <wp:docPr id="15" name="Rectangle: Rounded Corners 15"/>
                <wp:cNvGraphicFramePr/>
                <a:graphic xmlns:a="http://schemas.openxmlformats.org/drawingml/2006/main">
                  <a:graphicData uri="http://schemas.microsoft.com/office/word/2010/wordprocessingShape">
                    <wps:wsp>
                      <wps:cNvSpPr/>
                      <wps:spPr>
                        <a:xfrm>
                          <a:off x="0" y="0"/>
                          <a:ext cx="4643562" cy="266700"/>
                        </a:xfrm>
                        <a:prstGeom prst="round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FF35D8" id="Rectangle: Rounded Corners 15" o:spid="_x0000_s1026" style="position:absolute;margin-left:135.7pt;margin-top:1.8pt;width:365.65pt;height:21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" filled="f" strokecolor="#00b050" strokeweight="1.5pt">
                <v:stroke joinstyle="miter"/>
              </v:roundrect>
            </w:pict>
          </mc:Fallback>
        </mc:AlternateContent>
      </w:r>
      <w:r>
        <w:tab/>
      </w:r>
      <w:r>
        <w:tab/>
      </w:r>
    </w:p>
    <w:p w:rsidR="004C256D" w:rsidRDefault="004C256D" w:rsidP="00626948"/>
    <w:p w:rsidR="004F6789" w:rsidRDefault="004F6789" w:rsidP="007E214A">
      <w:pPr>
        <w:spacing w:after="0"/>
        <w:ind w:left="1440" w:firstLine="720"/>
      </w:pPr>
      <w:r>
        <w:t>Propose Functionality:</w:t>
      </w:r>
    </w:p>
    <w:p w:rsidR="007E214A" w:rsidRDefault="004F6789" w:rsidP="007E214A">
      <w:pPr>
        <w:spacing w:after="0"/>
      </w:pPr>
      <w:r>
        <w:tab/>
      </w:r>
      <w:r>
        <w:tab/>
      </w:r>
      <w:r>
        <w:tab/>
        <w:t xml:space="preserve">Memo </w:t>
      </w:r>
      <w:r w:rsidR="007E214A">
        <w:t xml:space="preserve">will provide only total unit and </w:t>
      </w:r>
      <w:r>
        <w:t xml:space="preserve">customer </w:t>
      </w:r>
      <w:r w:rsidR="007E214A">
        <w:t xml:space="preserve">names in </w:t>
      </w:r>
      <w:proofErr w:type="spellStart"/>
      <w:r w:rsidR="007E214A">
        <w:t>Perihal</w:t>
      </w:r>
      <w:proofErr w:type="spellEnd"/>
      <w:r w:rsidR="00414CEE">
        <w:t>.</w:t>
      </w:r>
    </w:p>
    <w:p w:rsidR="007E214A" w:rsidRDefault="007E214A" w:rsidP="007E214A">
      <w:pPr>
        <w:spacing w:after="0"/>
      </w:pPr>
    </w:p>
    <w:p w:rsidR="008E4204" w:rsidRDefault="0043558E" w:rsidP="008E4204">
      <w:pPr>
        <w:pStyle w:val="ListParagraph"/>
        <w:numPr>
          <w:ilvl w:val="0"/>
          <w:numId w:val="42"/>
        </w:numPr>
      </w:pPr>
      <w:r>
        <w:t>Report will modify the text</w:t>
      </w:r>
      <w:r w:rsidR="00B74FC5">
        <w:t xml:space="preserve"> </w:t>
      </w:r>
      <w:r w:rsidR="002B4AD5">
        <w:t>content</w:t>
      </w:r>
      <w:r w:rsidR="00C74090">
        <w:t xml:space="preserve"> </w:t>
      </w:r>
      <w:r w:rsidR="005924C2">
        <w:t xml:space="preserve">where type of memo will be described along with customer name, buyer name, total gain/loss, and total profit/loss. </w:t>
      </w:r>
    </w:p>
    <w:p w:rsidR="007E214A" w:rsidRDefault="007E214A" w:rsidP="007E214A">
      <w:pPr>
        <w:ind w:left="1440" w:firstLine="720"/>
        <w:rPr>
          <w:b/>
        </w:rPr>
      </w:pPr>
      <w:r w:rsidRPr="00597240">
        <w:rPr>
          <w:b/>
        </w:rPr>
        <w:t>Before:</w:t>
      </w:r>
      <w:r>
        <w:rPr>
          <w:b/>
        </w:rPr>
        <w:tab/>
      </w:r>
    </w:p>
    <w:p w:rsidR="007E214A" w:rsidRDefault="009E2664" w:rsidP="007E214A">
      <w:pPr>
        <w:ind w:left="1440" w:firstLine="720"/>
      </w:pPr>
      <w:r>
        <w:rPr>
          <w:noProof/>
        </w:rPr>
        <w:drawing>
          <wp:anchor distT="0" distB="0" distL="114300" distR="114300" simplePos="0" relativeHeight="252385280" behindDoc="1" locked="0" layoutInCell="1" allowOverlap="1" wp14:anchorId="3ACAAE81" wp14:editId="0C9565FB">
            <wp:simplePos x="0" y="0"/>
            <wp:positionH relativeFrom="margin">
              <wp:posOffset>1638300</wp:posOffset>
            </wp:positionH>
            <wp:positionV relativeFrom="paragraph">
              <wp:posOffset>48260</wp:posOffset>
            </wp:positionV>
            <wp:extent cx="3848100" cy="932815"/>
            <wp:effectExtent l="19050" t="19050" r="19050" b="19685"/>
            <wp:wrapNone/>
            <wp:docPr id="16" name="Picture 10">
              <a:extLst xmlns:a="http://schemas.openxmlformats.org/drawingml/2006/main">
                <a:ext uri="{FF2B5EF4-FFF2-40B4-BE49-F238E27FC236}">
                  <a16:creationId xmlns:a16="http://schemas.microsoft.com/office/drawing/2014/main" id="{5F2D5D12-53F2-49C9-B862-7926765202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F2D5D12-53F2-49C9-B862-7926765202E1}"/>
                        </a:ext>
                      </a:extLst>
                    </pic:cNvPr>
                    <pic:cNvPicPr>
                      <a:picLocks noChangeAspect="1"/>
                    </pic:cNvPicPr>
                  </pic:nvPicPr>
                  <pic:blipFill rotWithShape="1">
                    <a:blip r:embed="rId15">
                      <a:extLst>
                        <a:ext uri="{28A0092B-C50C-407E-A947-70E740481C1C}">
                          <a14:useLocalDpi xmlns:a14="http://schemas.microsoft.com/office/drawing/2010/main" val="0"/>
                        </a:ext>
                      </a:extLst>
                    </a:blip>
                    <a:srcRect l="24002" t="71825" r="26230" b="6842"/>
                    <a:stretch/>
                  </pic:blipFill>
                  <pic:spPr bwMode="auto">
                    <a:xfrm>
                      <a:off x="0" y="0"/>
                      <a:ext cx="3848100" cy="9328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214A" w:rsidRDefault="007E214A" w:rsidP="007E214A"/>
    <w:p w:rsidR="007E214A" w:rsidRDefault="007E214A" w:rsidP="007E214A"/>
    <w:p w:rsidR="009E2664" w:rsidRDefault="009E2664" w:rsidP="007E214A">
      <w:r>
        <w:tab/>
      </w:r>
      <w:r>
        <w:tab/>
      </w:r>
    </w:p>
    <w:p w:rsidR="004D62BD" w:rsidRDefault="004D62BD" w:rsidP="004D62BD">
      <w:pPr>
        <w:spacing w:after="0"/>
      </w:pPr>
    </w:p>
    <w:p w:rsidR="009E2664" w:rsidRDefault="009E2664" w:rsidP="009E2664">
      <w:pPr>
        <w:spacing w:after="0"/>
        <w:ind w:left="1440" w:firstLine="720"/>
      </w:pPr>
      <w:r>
        <w:t>Current Functionality:</w:t>
      </w:r>
    </w:p>
    <w:p w:rsidR="00D22961" w:rsidRDefault="009E2664" w:rsidP="00414CEE">
      <w:pPr>
        <w:ind w:left="2160"/>
      </w:pPr>
      <w:r>
        <w:t xml:space="preserve">Previously </w:t>
      </w:r>
      <w:r w:rsidR="001753B1">
        <w:t>this information</w:t>
      </w:r>
      <w:r>
        <w:t xml:space="preserve"> </w:t>
      </w:r>
      <w:r w:rsidR="00414CEE">
        <w:t>was</w:t>
      </w:r>
      <w:r>
        <w:t xml:space="preserve"> provided below the table</w:t>
      </w:r>
      <w:r w:rsidR="004D62BD">
        <w:t xml:space="preserve"> and consists with some detail information which user </w:t>
      </w:r>
      <w:r w:rsidR="00D22961">
        <w:t>want to inform within this memo.</w:t>
      </w:r>
    </w:p>
    <w:p w:rsidR="00D22961" w:rsidRPr="009032AB" w:rsidRDefault="00D22961" w:rsidP="004D62BD">
      <w:pPr>
        <w:ind w:left="2160"/>
        <w:rPr>
          <w:b/>
        </w:rPr>
      </w:pPr>
      <w:r w:rsidRPr="009032AB">
        <w:rPr>
          <w:b/>
        </w:rPr>
        <w:t>After:</w:t>
      </w:r>
    </w:p>
    <w:p w:rsidR="00D22961" w:rsidRDefault="009032AB" w:rsidP="004D62BD">
      <w:pPr>
        <w:ind w:left="2160"/>
      </w:pPr>
      <w:r>
        <w:rPr>
          <w:noProof/>
        </w:rPr>
        <w:drawing>
          <wp:anchor distT="0" distB="0" distL="114300" distR="114300" simplePos="0" relativeHeight="252386304" behindDoc="1" locked="0" layoutInCell="1" allowOverlap="1">
            <wp:simplePos x="0" y="0"/>
            <wp:positionH relativeFrom="column">
              <wp:posOffset>1361719</wp:posOffset>
            </wp:positionH>
            <wp:positionV relativeFrom="paragraph">
              <wp:posOffset>10160</wp:posOffset>
            </wp:positionV>
            <wp:extent cx="5331778" cy="1217296"/>
            <wp:effectExtent l="0" t="0" r="254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3385"/>
                    <a:stretch/>
                  </pic:blipFill>
                  <pic:spPr bwMode="auto">
                    <a:xfrm>
                      <a:off x="0" y="0"/>
                      <a:ext cx="5331778" cy="12172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22961" w:rsidRDefault="00D22961" w:rsidP="004D62BD">
      <w:pPr>
        <w:ind w:left="2160"/>
      </w:pPr>
    </w:p>
    <w:p w:rsidR="00D22961" w:rsidRDefault="00D22961" w:rsidP="004D62BD">
      <w:pPr>
        <w:ind w:left="2160"/>
      </w:pPr>
    </w:p>
    <w:p w:rsidR="00D22961" w:rsidRDefault="00D22961" w:rsidP="004D62BD">
      <w:pPr>
        <w:ind w:left="2160"/>
      </w:pPr>
    </w:p>
    <w:p w:rsidR="00D22961" w:rsidRDefault="00D22961" w:rsidP="004D62BD">
      <w:pPr>
        <w:ind w:left="2160"/>
      </w:pPr>
    </w:p>
    <w:p w:rsidR="00CD4C30" w:rsidRDefault="009032AB" w:rsidP="00CD4C30">
      <w:pPr>
        <w:spacing w:after="0"/>
        <w:ind w:left="1440" w:firstLine="720"/>
      </w:pPr>
      <w:r>
        <w:t>Propose Functionality:</w:t>
      </w:r>
    </w:p>
    <w:p w:rsidR="00DB69B8" w:rsidRDefault="001753B1" w:rsidP="00C56E65">
      <w:pPr>
        <w:pStyle w:val="ListParagraph"/>
        <w:numPr>
          <w:ilvl w:val="0"/>
          <w:numId w:val="55"/>
        </w:numPr>
      </w:pPr>
      <w:r>
        <w:t>This information</w:t>
      </w:r>
      <w:r w:rsidR="00DB69B8">
        <w:t xml:space="preserve"> will be provided before the table</w:t>
      </w:r>
      <w:r>
        <w:t>.</w:t>
      </w:r>
    </w:p>
    <w:p w:rsidR="00CD4C30" w:rsidRPr="00DB69B8" w:rsidRDefault="00C56E65" w:rsidP="00DB69B8">
      <w:pPr>
        <w:pStyle w:val="ListParagraph"/>
        <w:numPr>
          <w:ilvl w:val="0"/>
          <w:numId w:val="55"/>
        </w:numPr>
      </w:pPr>
      <w:r>
        <w:t xml:space="preserve">The type of memo will be described in here. If it’s memo termination then text will be appeared as “TERMINATION” and if it’s memo </w:t>
      </w:r>
      <w:proofErr w:type="spellStart"/>
      <w:r>
        <w:t>pretermination</w:t>
      </w:r>
      <w:proofErr w:type="spellEnd"/>
      <w:r>
        <w:t xml:space="preserve"> then the text will be appeared as “PRETERMINATION”.</w:t>
      </w:r>
    </w:p>
    <w:p w:rsidR="00C56E65" w:rsidRDefault="0001209F" w:rsidP="00C56E65">
      <w:pPr>
        <w:pStyle w:val="ListParagraph"/>
        <w:numPr>
          <w:ilvl w:val="0"/>
          <w:numId w:val="55"/>
        </w:numPr>
      </w:pPr>
      <w:r>
        <w:t xml:space="preserve">Below </w:t>
      </w:r>
      <w:r w:rsidR="00DB69B8">
        <w:t>is</w:t>
      </w:r>
      <w:r>
        <w:t xml:space="preserve"> the description of elements which appear as the detail in memo: </w:t>
      </w:r>
    </w:p>
    <w:p w:rsidR="00C56E65" w:rsidRDefault="00C56E65" w:rsidP="00C56E65">
      <w:pPr>
        <w:pStyle w:val="ListParagraph"/>
        <w:ind w:left="2886"/>
      </w:pPr>
      <w:r>
        <w:lastRenderedPageBreak/>
        <w:t xml:space="preserve">a) </w:t>
      </w:r>
      <w:r w:rsidRPr="00C56E65">
        <w:rPr>
          <w:i/>
        </w:rPr>
        <w:t>Customer name</w:t>
      </w:r>
      <w:r>
        <w:t>: the name of customer as based on memo.</w:t>
      </w:r>
      <w:r>
        <w:br/>
        <w:t xml:space="preserve">b) </w:t>
      </w:r>
      <w:r w:rsidRPr="00C56E65">
        <w:rPr>
          <w:i/>
        </w:rPr>
        <w:t>Buyer name:</w:t>
      </w:r>
      <w:r>
        <w:t xml:space="preserve"> the name of buyer as what user has input when create memo.</w:t>
      </w:r>
      <w:r>
        <w:br/>
        <w:t>c) The validation of gain and profit will be described as below:</w:t>
      </w:r>
    </w:p>
    <w:tbl>
      <w:tblPr>
        <w:tblStyle w:val="TableGrid"/>
        <w:tblpPr w:leftFromText="180" w:rightFromText="180" w:vertAnchor="page" w:horzAnchor="margin" w:tblpXSpec="right" w:tblpY="2915"/>
        <w:tblW w:w="0" w:type="auto"/>
        <w:tblLook w:val="04A0" w:firstRow="1" w:lastRow="0" w:firstColumn="1" w:lastColumn="0" w:noHBand="0" w:noVBand="1"/>
      </w:tblPr>
      <w:tblGrid>
        <w:gridCol w:w="1255"/>
        <w:gridCol w:w="5686"/>
      </w:tblGrid>
      <w:tr w:rsidR="00084CED" w:rsidTr="00084CED">
        <w:trPr>
          <w:trHeight w:val="205"/>
          <w:ins w:id="73" w:author="Rayang Amiriyanti" w:date="2020-09-29T18:59:00Z"/>
        </w:trPr>
        <w:tc>
          <w:tcPr>
            <w:tcW w:w="1255" w:type="dxa"/>
            <w:shd w:val="clear" w:color="auto" w:fill="B1C6D7" w:themeFill="background2" w:themeFillShade="E6"/>
          </w:tcPr>
          <w:p w:rsidR="00084CED" w:rsidRPr="00512B6F" w:rsidRDefault="00084CED" w:rsidP="00084CED">
            <w:pPr>
              <w:jc w:val="center"/>
              <w:rPr>
                <w:ins w:id="74" w:author="Rayang Amiriyanti" w:date="2020-09-29T18:59:00Z"/>
                <w:b/>
              </w:rPr>
            </w:pPr>
            <w:ins w:id="75" w:author="Rayang Amiriyanti" w:date="2020-09-29T18:59:00Z">
              <w:r w:rsidRPr="00512B6F">
                <w:rPr>
                  <w:b/>
                </w:rPr>
                <w:t>Feature</w:t>
              </w:r>
            </w:ins>
          </w:p>
        </w:tc>
        <w:tc>
          <w:tcPr>
            <w:tcW w:w="5686" w:type="dxa"/>
            <w:shd w:val="clear" w:color="auto" w:fill="B1C6D7" w:themeFill="background2" w:themeFillShade="E6"/>
          </w:tcPr>
          <w:p w:rsidR="00084CED" w:rsidRPr="00512B6F" w:rsidRDefault="00084CED" w:rsidP="00084CED">
            <w:pPr>
              <w:jc w:val="center"/>
              <w:rPr>
                <w:ins w:id="76" w:author="Rayang Amiriyanti" w:date="2020-09-29T18:59:00Z"/>
                <w:b/>
              </w:rPr>
            </w:pPr>
            <w:r>
              <w:rPr>
                <w:b/>
              </w:rPr>
              <w:t>Function</w:t>
            </w:r>
            <w:ins w:id="77" w:author="Rayang Amiriyanti" w:date="2020-09-29T18:59:00Z">
              <w:r w:rsidRPr="00512B6F">
                <w:rPr>
                  <w:b/>
                </w:rPr>
                <w:t xml:space="preserve"> / Data Source</w:t>
              </w:r>
            </w:ins>
          </w:p>
        </w:tc>
      </w:tr>
      <w:tr w:rsidR="00084CED" w:rsidTr="00084CED">
        <w:trPr>
          <w:trHeight w:val="614"/>
          <w:ins w:id="78" w:author="Rayang Amiriyanti" w:date="2020-09-29T18:59:00Z"/>
        </w:trPr>
        <w:tc>
          <w:tcPr>
            <w:tcW w:w="1255" w:type="dxa"/>
          </w:tcPr>
          <w:p w:rsidR="00084CED" w:rsidRPr="004110E3" w:rsidRDefault="00084CED" w:rsidP="00084CED">
            <w:pPr>
              <w:jc w:val="center"/>
              <w:rPr>
                <w:ins w:id="79" w:author="Rayang Amiriyanti" w:date="2020-09-29T18:59:00Z"/>
                <w:b/>
              </w:rPr>
            </w:pPr>
            <w:r w:rsidRPr="004110E3">
              <w:rPr>
                <w:b/>
              </w:rPr>
              <w:t>Text</w:t>
            </w:r>
            <w:ins w:id="80" w:author="Rayang Amiriyanti" w:date="2020-09-29T18:59:00Z">
              <w:r w:rsidRPr="004110E3">
                <w:rPr>
                  <w:b/>
                </w:rPr>
                <w:t xml:space="preserve"> 1</w:t>
              </w:r>
            </w:ins>
          </w:p>
        </w:tc>
        <w:tc>
          <w:tcPr>
            <w:tcW w:w="5686" w:type="dxa"/>
          </w:tcPr>
          <w:p w:rsidR="00084CED" w:rsidRDefault="00084CED" w:rsidP="00084CED">
            <w:pPr>
              <w:rPr>
                <w:ins w:id="81" w:author="Rayang Amiriyanti" w:date="2020-09-29T18:59:00Z"/>
              </w:rPr>
            </w:pPr>
            <w:ins w:id="82" w:author="Rayang Amiriyanti" w:date="2020-09-29T18:59:00Z">
              <w:r>
                <w:t xml:space="preserve">Add text as </w:t>
              </w:r>
              <w:r w:rsidRPr="00077054">
                <w:rPr>
                  <w:b/>
                </w:rPr>
                <w:t>Gain</w:t>
              </w:r>
              <w:r>
                <w:t xml:space="preserve"> if </w:t>
              </w:r>
              <w:r w:rsidRPr="003D5DBB">
                <w:rPr>
                  <w:b/>
                </w:rPr>
                <w:t xml:space="preserve">Data 1 </w:t>
              </w:r>
              <w:r>
                <w:t xml:space="preserve">is showing </w:t>
              </w:r>
              <w:r w:rsidRPr="00077054">
                <w:rPr>
                  <w:b/>
                </w:rPr>
                <w:t>Positive Numbers</w:t>
              </w:r>
              <w:r>
                <w:t xml:space="preserve"> and </w:t>
              </w:r>
            </w:ins>
            <w:r>
              <w:t>a</w:t>
            </w:r>
            <w:ins w:id="83" w:author="Rayang Amiriyanti" w:date="2020-09-29T18:59:00Z">
              <w:r>
                <w:t xml:space="preserve">dd text as </w:t>
              </w:r>
              <w:r w:rsidRPr="00077054">
                <w:rPr>
                  <w:b/>
                </w:rPr>
                <w:t>Loss</w:t>
              </w:r>
              <w:r>
                <w:t xml:space="preserve"> if </w:t>
              </w:r>
              <w:r>
                <w:rPr>
                  <w:b/>
                </w:rPr>
                <w:t xml:space="preserve">Data 1 </w:t>
              </w:r>
              <w:r>
                <w:t xml:space="preserve">is showing </w:t>
              </w:r>
              <w:r w:rsidRPr="00077054">
                <w:rPr>
                  <w:b/>
                </w:rPr>
                <w:t>Negative Numbers</w:t>
              </w:r>
              <w:r>
                <w:t>.</w:t>
              </w:r>
            </w:ins>
          </w:p>
        </w:tc>
      </w:tr>
      <w:tr w:rsidR="00084CED" w:rsidTr="00084CED">
        <w:trPr>
          <w:trHeight w:val="410"/>
          <w:ins w:id="84" w:author="Rayang Amiriyanti" w:date="2020-09-29T18:59:00Z"/>
        </w:trPr>
        <w:tc>
          <w:tcPr>
            <w:tcW w:w="1255" w:type="dxa"/>
          </w:tcPr>
          <w:p w:rsidR="00084CED" w:rsidRPr="004110E3" w:rsidRDefault="00084CED" w:rsidP="00084CED">
            <w:pPr>
              <w:jc w:val="center"/>
              <w:rPr>
                <w:ins w:id="85" w:author="Rayang Amiriyanti" w:date="2020-09-29T18:59:00Z"/>
                <w:b/>
              </w:rPr>
            </w:pPr>
            <w:r>
              <w:rPr>
                <w:b/>
              </w:rPr>
              <w:t>Amount</w:t>
            </w:r>
            <w:ins w:id="86" w:author="Rayang Amiriyanti" w:date="2020-09-29T18:59:00Z">
              <w:r w:rsidRPr="004110E3">
                <w:rPr>
                  <w:b/>
                </w:rPr>
                <w:t xml:space="preserve"> 1</w:t>
              </w:r>
            </w:ins>
          </w:p>
        </w:tc>
        <w:tc>
          <w:tcPr>
            <w:tcW w:w="5686" w:type="dxa"/>
          </w:tcPr>
          <w:p w:rsidR="00084CED" w:rsidRDefault="00084CED" w:rsidP="00084CED">
            <w:pPr>
              <w:jc w:val="both"/>
              <w:rPr>
                <w:ins w:id="87" w:author="Rayang Amiriyanti" w:date="2020-09-29T18:59:00Z"/>
              </w:rPr>
            </w:pPr>
            <w:ins w:id="88" w:author="Rayang Amiriyanti" w:date="2020-09-29T18:59:00Z">
              <w:r>
                <w:t xml:space="preserve">The data amount will be taken from </w:t>
              </w:r>
              <w:r w:rsidRPr="004579A6">
                <w:rPr>
                  <w:b/>
                </w:rPr>
                <w:t>Gain/Loss</w:t>
              </w:r>
              <w:r>
                <w:t xml:space="preserve"> which existed in </w:t>
              </w:r>
              <w:r w:rsidRPr="004579A6">
                <w:rPr>
                  <w:b/>
                </w:rPr>
                <w:t xml:space="preserve">Lampiran Memo </w:t>
              </w:r>
              <w:proofErr w:type="spellStart"/>
              <w:r w:rsidRPr="004579A6">
                <w:rPr>
                  <w:b/>
                </w:rPr>
                <w:t>Pengajuan</w:t>
              </w:r>
              <w:proofErr w:type="spellEnd"/>
              <w:r>
                <w:t>.</w:t>
              </w:r>
            </w:ins>
          </w:p>
        </w:tc>
      </w:tr>
      <w:tr w:rsidR="00084CED" w:rsidTr="00084CED">
        <w:trPr>
          <w:trHeight w:val="419"/>
          <w:ins w:id="89" w:author="Rayang Amiriyanti" w:date="2020-09-29T18:59:00Z"/>
        </w:trPr>
        <w:tc>
          <w:tcPr>
            <w:tcW w:w="1255" w:type="dxa"/>
          </w:tcPr>
          <w:p w:rsidR="00084CED" w:rsidRPr="004110E3" w:rsidRDefault="00084CED" w:rsidP="00084CED">
            <w:pPr>
              <w:jc w:val="center"/>
              <w:rPr>
                <w:ins w:id="90" w:author="Rayang Amiriyanti" w:date="2020-09-29T18:59:00Z"/>
                <w:b/>
              </w:rPr>
            </w:pPr>
            <w:r w:rsidRPr="004110E3">
              <w:rPr>
                <w:b/>
              </w:rPr>
              <w:t>Text</w:t>
            </w:r>
            <w:ins w:id="91" w:author="Rayang Amiriyanti" w:date="2020-09-29T18:59:00Z">
              <w:r w:rsidRPr="004110E3">
                <w:rPr>
                  <w:b/>
                </w:rPr>
                <w:t xml:space="preserve"> 2</w:t>
              </w:r>
            </w:ins>
          </w:p>
        </w:tc>
        <w:tc>
          <w:tcPr>
            <w:tcW w:w="5686" w:type="dxa"/>
          </w:tcPr>
          <w:p w:rsidR="00084CED" w:rsidRDefault="00084CED" w:rsidP="00084CED">
            <w:pPr>
              <w:jc w:val="both"/>
              <w:rPr>
                <w:ins w:id="92" w:author="Rayang Amiriyanti" w:date="2020-09-29T18:59:00Z"/>
              </w:rPr>
            </w:pPr>
            <w:ins w:id="93" w:author="Rayang Amiriyanti" w:date="2020-09-29T18:59:00Z">
              <w:r>
                <w:t xml:space="preserve">Add text as </w:t>
              </w:r>
            </w:ins>
            <w:r>
              <w:rPr>
                <w:b/>
              </w:rPr>
              <w:t>Profit</w:t>
            </w:r>
            <w:ins w:id="94" w:author="Rayang Amiriyanti" w:date="2020-09-29T18:59:00Z">
              <w:r>
                <w:t xml:space="preserve"> if </w:t>
              </w:r>
              <w:r>
                <w:rPr>
                  <w:b/>
                </w:rPr>
                <w:t>Data 2</w:t>
              </w:r>
              <w:r w:rsidRPr="003D5DBB">
                <w:rPr>
                  <w:b/>
                </w:rPr>
                <w:t xml:space="preserve"> </w:t>
              </w:r>
              <w:r>
                <w:t xml:space="preserve">is showing </w:t>
              </w:r>
              <w:r w:rsidRPr="00077054">
                <w:rPr>
                  <w:b/>
                </w:rPr>
                <w:t>Positive Numbers</w:t>
              </w:r>
              <w:r>
                <w:t xml:space="preserve"> and </w:t>
              </w:r>
            </w:ins>
            <w:r>
              <w:t>a</w:t>
            </w:r>
            <w:ins w:id="95" w:author="Rayang Amiriyanti" w:date="2020-09-29T18:59:00Z">
              <w:r>
                <w:t xml:space="preserve">dd text as </w:t>
              </w:r>
              <w:r w:rsidRPr="00077054">
                <w:rPr>
                  <w:b/>
                </w:rPr>
                <w:t>Loss</w:t>
              </w:r>
              <w:r>
                <w:t xml:space="preserve"> if </w:t>
              </w:r>
              <w:r>
                <w:rPr>
                  <w:b/>
                </w:rPr>
                <w:t xml:space="preserve">Data 2 </w:t>
              </w:r>
              <w:r>
                <w:t xml:space="preserve">is showing </w:t>
              </w:r>
              <w:r w:rsidRPr="00077054">
                <w:rPr>
                  <w:b/>
                </w:rPr>
                <w:t>Negative Numbers</w:t>
              </w:r>
              <w:r>
                <w:t>.</w:t>
              </w:r>
            </w:ins>
          </w:p>
        </w:tc>
      </w:tr>
      <w:tr w:rsidR="00084CED" w:rsidTr="00084CED">
        <w:trPr>
          <w:trHeight w:val="410"/>
          <w:ins w:id="96" w:author="Rayang Amiriyanti" w:date="2020-09-29T18:59:00Z"/>
        </w:trPr>
        <w:tc>
          <w:tcPr>
            <w:tcW w:w="1255" w:type="dxa"/>
          </w:tcPr>
          <w:p w:rsidR="00084CED" w:rsidRPr="004110E3" w:rsidRDefault="00084CED" w:rsidP="00084CED">
            <w:pPr>
              <w:jc w:val="center"/>
              <w:rPr>
                <w:ins w:id="97" w:author="Rayang Amiriyanti" w:date="2020-09-29T18:59:00Z"/>
                <w:b/>
              </w:rPr>
            </w:pPr>
            <w:r>
              <w:rPr>
                <w:b/>
              </w:rPr>
              <w:t>Amount</w:t>
            </w:r>
            <w:ins w:id="98" w:author="Rayang Amiriyanti" w:date="2020-09-29T18:59:00Z">
              <w:r w:rsidRPr="004110E3">
                <w:rPr>
                  <w:b/>
                </w:rPr>
                <w:t xml:space="preserve"> 2</w:t>
              </w:r>
            </w:ins>
          </w:p>
        </w:tc>
        <w:tc>
          <w:tcPr>
            <w:tcW w:w="5686" w:type="dxa"/>
          </w:tcPr>
          <w:p w:rsidR="00084CED" w:rsidRDefault="00084CED" w:rsidP="00084CED">
            <w:pPr>
              <w:jc w:val="both"/>
              <w:rPr>
                <w:ins w:id="99" w:author="Rayang Amiriyanti" w:date="2020-09-29T18:59:00Z"/>
              </w:rPr>
            </w:pPr>
            <w:ins w:id="100" w:author="Rayang Amiriyanti" w:date="2020-09-29T18:59:00Z">
              <w:r>
                <w:t xml:space="preserve">The data amount will be taken from </w:t>
              </w:r>
              <w:r>
                <w:rPr>
                  <w:b/>
                </w:rPr>
                <w:t>Profit</w:t>
              </w:r>
              <w:r w:rsidRPr="004579A6">
                <w:rPr>
                  <w:b/>
                </w:rPr>
                <w:t>/Loss</w:t>
              </w:r>
              <w:r>
                <w:t xml:space="preserve"> which existed in </w:t>
              </w:r>
              <w:r>
                <w:rPr>
                  <w:b/>
                </w:rPr>
                <w:t>Detail Profit Analysis Screen</w:t>
              </w:r>
              <w:r>
                <w:t>.</w:t>
              </w:r>
            </w:ins>
          </w:p>
        </w:tc>
      </w:tr>
    </w:tbl>
    <w:p w:rsidR="006E4E71" w:rsidRDefault="006E4E71" w:rsidP="007E214A"/>
    <w:p w:rsidR="00084CED" w:rsidRDefault="00084CED" w:rsidP="007E214A"/>
    <w:p w:rsidR="00084CED" w:rsidRDefault="00084CED" w:rsidP="007E214A"/>
    <w:p w:rsidR="00084CED" w:rsidRDefault="00084CED" w:rsidP="007E214A"/>
    <w:p w:rsidR="00084CED" w:rsidRDefault="00084CED" w:rsidP="007E214A"/>
    <w:p w:rsidR="00084CED" w:rsidRDefault="00084CED" w:rsidP="007E214A"/>
    <w:p w:rsidR="00084CED" w:rsidRDefault="00084CED" w:rsidP="007E214A"/>
    <w:p w:rsidR="00084CED" w:rsidRDefault="00084CED" w:rsidP="007E214A"/>
    <w:p w:rsidR="00996F59" w:rsidRPr="00AC73BB" w:rsidRDefault="00830938" w:rsidP="00996F59">
      <w:pPr>
        <w:pStyle w:val="ListParagraph"/>
        <w:numPr>
          <w:ilvl w:val="0"/>
          <w:numId w:val="42"/>
        </w:numPr>
        <w:rPr>
          <w:b/>
        </w:rPr>
      </w:pPr>
      <w:r>
        <w:t xml:space="preserve">Update and add new data in table where some data in </w:t>
      </w:r>
      <w:proofErr w:type="spellStart"/>
      <w:r>
        <w:t>lampiran</w:t>
      </w:r>
      <w:proofErr w:type="spellEnd"/>
      <w:r>
        <w:t xml:space="preserve"> memo </w:t>
      </w:r>
      <w:proofErr w:type="spellStart"/>
      <w:r>
        <w:t>pengajuan</w:t>
      </w:r>
      <w:proofErr w:type="spellEnd"/>
      <w:r>
        <w:t xml:space="preserve"> will appear in this table. Hence memo </w:t>
      </w:r>
      <w:proofErr w:type="spellStart"/>
      <w:r>
        <w:t>pengajuan</w:t>
      </w:r>
      <w:proofErr w:type="spellEnd"/>
      <w:r>
        <w:t xml:space="preserve"> will provide data of agreement, type </w:t>
      </w:r>
      <w:proofErr w:type="spellStart"/>
      <w:r>
        <w:t>kendaraan</w:t>
      </w:r>
      <w:proofErr w:type="spellEnd"/>
      <w:r>
        <w:t xml:space="preserve">, years, </w:t>
      </w:r>
      <w:proofErr w:type="spellStart"/>
      <w:r>
        <w:t>no.rangka</w:t>
      </w:r>
      <w:proofErr w:type="spellEnd"/>
      <w:r>
        <w:t>/</w:t>
      </w:r>
      <w:proofErr w:type="spellStart"/>
      <w:r>
        <w:t>no.mesin</w:t>
      </w:r>
      <w:proofErr w:type="spellEnd"/>
      <w:r>
        <w:t xml:space="preserve">, </w:t>
      </w:r>
      <w:proofErr w:type="spellStart"/>
      <w:proofErr w:type="gramStart"/>
      <w:r>
        <w:t>no.polisi</w:t>
      </w:r>
      <w:proofErr w:type="spellEnd"/>
      <w:proofErr w:type="gramEnd"/>
      <w:r>
        <w:t xml:space="preserve">, </w:t>
      </w:r>
      <w:proofErr w:type="spellStart"/>
      <w:r>
        <w:t>harga</w:t>
      </w:r>
      <w:proofErr w:type="spellEnd"/>
      <w:r>
        <w:t xml:space="preserve"> </w:t>
      </w:r>
      <w:proofErr w:type="spellStart"/>
      <w:r>
        <w:t>beli</w:t>
      </w:r>
      <w:proofErr w:type="spellEnd"/>
      <w:r>
        <w:t xml:space="preserve">, </w:t>
      </w:r>
      <w:proofErr w:type="spellStart"/>
      <w:r>
        <w:t>nilai</w:t>
      </w:r>
      <w:proofErr w:type="spellEnd"/>
      <w:r>
        <w:t xml:space="preserve"> </w:t>
      </w:r>
      <w:proofErr w:type="spellStart"/>
      <w:r>
        <w:t>pelunasan</w:t>
      </w:r>
      <w:proofErr w:type="spellEnd"/>
      <w:r>
        <w:t xml:space="preserve"> (include </w:t>
      </w:r>
      <w:proofErr w:type="spellStart"/>
      <w:r>
        <w:t>PPn</w:t>
      </w:r>
      <w:proofErr w:type="spellEnd"/>
      <w:r>
        <w:t xml:space="preserve">), </w:t>
      </w:r>
      <w:r w:rsidR="00FE241F">
        <w:t xml:space="preserve">Impairment (only appear when data is provided in memo), </w:t>
      </w:r>
      <w:r w:rsidR="00097282">
        <w:t xml:space="preserve">BV, </w:t>
      </w:r>
      <w:proofErr w:type="spellStart"/>
      <w:r w:rsidR="00097282">
        <w:t>PPn</w:t>
      </w:r>
      <w:proofErr w:type="spellEnd"/>
      <w:r w:rsidR="00097282">
        <w:t xml:space="preserve">, </w:t>
      </w:r>
      <w:r w:rsidR="002364DE">
        <w:t xml:space="preserve">and </w:t>
      </w:r>
      <w:r w:rsidR="00097282">
        <w:t xml:space="preserve">Gain/Loss. These data will be appeared as in one table. </w:t>
      </w:r>
      <w:r w:rsidR="005924C2">
        <w:t xml:space="preserve"> </w:t>
      </w:r>
    </w:p>
    <w:p w:rsidR="00AC73BB" w:rsidRPr="00AC73BB" w:rsidRDefault="00AC73BB" w:rsidP="00AC73BB">
      <w:pPr>
        <w:pStyle w:val="ListParagraph"/>
        <w:ind w:left="2160"/>
        <w:rPr>
          <w:b/>
        </w:rPr>
      </w:pPr>
    </w:p>
    <w:p w:rsidR="00AC73BB" w:rsidRPr="00084CED" w:rsidRDefault="00AC73BB" w:rsidP="00AC73BB">
      <w:pPr>
        <w:pStyle w:val="ListParagraph"/>
        <w:ind w:left="2160"/>
        <w:rPr>
          <w:b/>
        </w:rPr>
      </w:pPr>
      <w:r w:rsidRPr="00084CED">
        <w:rPr>
          <w:b/>
        </w:rPr>
        <w:t>Before:</w:t>
      </w:r>
    </w:p>
    <w:p w:rsidR="00AC73BB" w:rsidRPr="00AC73BB" w:rsidRDefault="006E4E71" w:rsidP="00AC73BB">
      <w:pPr>
        <w:pStyle w:val="ListParagraph"/>
        <w:ind w:left="2160"/>
        <w:rPr>
          <w:b/>
        </w:rPr>
      </w:pPr>
      <w:r>
        <w:rPr>
          <w:noProof/>
        </w:rPr>
        <w:drawing>
          <wp:anchor distT="0" distB="0" distL="114300" distR="114300" simplePos="0" relativeHeight="252388352" behindDoc="0" locked="0" layoutInCell="1" allowOverlap="1" wp14:anchorId="41A98BB9" wp14:editId="206201B7">
            <wp:simplePos x="0" y="0"/>
            <wp:positionH relativeFrom="column">
              <wp:posOffset>1244016</wp:posOffset>
            </wp:positionH>
            <wp:positionV relativeFrom="paragraph">
              <wp:posOffset>9525</wp:posOffset>
            </wp:positionV>
            <wp:extent cx="5568950" cy="980440"/>
            <wp:effectExtent l="0" t="0" r="0" b="0"/>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29457"/>
                    <a:stretch/>
                  </pic:blipFill>
                  <pic:spPr bwMode="auto">
                    <a:xfrm>
                      <a:off x="0" y="0"/>
                      <a:ext cx="5568950" cy="980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C73BB" w:rsidRDefault="00AC73BB" w:rsidP="00AC73BB">
      <w:pPr>
        <w:rPr>
          <w:b/>
        </w:rPr>
      </w:pPr>
    </w:p>
    <w:p w:rsidR="00AC73BB" w:rsidRDefault="00AC73BB" w:rsidP="00AC73BB">
      <w:pPr>
        <w:rPr>
          <w:b/>
        </w:rPr>
      </w:pPr>
    </w:p>
    <w:p w:rsidR="00414CEE" w:rsidRDefault="00414CEE" w:rsidP="00414CEE">
      <w:pPr>
        <w:ind w:left="1440" w:firstLine="720"/>
        <w:rPr>
          <w:b/>
        </w:rPr>
      </w:pPr>
    </w:p>
    <w:p w:rsidR="006E4E71" w:rsidRPr="00414CEE" w:rsidRDefault="006E4E71" w:rsidP="00414CEE">
      <w:pPr>
        <w:ind w:left="1440" w:firstLine="720"/>
        <w:rPr>
          <w:b/>
        </w:rPr>
      </w:pPr>
      <w:r>
        <w:t>Current Functionality:</w:t>
      </w:r>
    </w:p>
    <w:p w:rsidR="006E4E71" w:rsidRDefault="00A06DD2" w:rsidP="00A06DD2">
      <w:pPr>
        <w:ind w:left="2160"/>
      </w:pPr>
      <w:r>
        <w:t>Previously memo provide o</w:t>
      </w:r>
      <w:ins w:id="101" w:author="Rayang Amiriyanti" w:date="2020-09-29T18:54:00Z">
        <w:r w:rsidRPr="00A06DD2">
          <w:t>ne table</w:t>
        </w:r>
        <w:r>
          <w:t xml:space="preserve"> consists of </w:t>
        </w:r>
      </w:ins>
      <w:ins w:id="102" w:author="Rayang Amiriyanti" w:date="2020-09-29T18:55:00Z">
        <w:r w:rsidRPr="006720D3">
          <w:rPr>
            <w:i/>
            <w:rPrChange w:id="103" w:author="Rayang Amiriyanti" w:date="2020-09-29T18:55:00Z">
              <w:rPr/>
            </w:rPrChange>
          </w:rPr>
          <w:t>buyer</w:t>
        </w:r>
        <w:r>
          <w:t xml:space="preserve">, </w:t>
        </w:r>
        <w:r w:rsidRPr="006720D3">
          <w:rPr>
            <w:i/>
            <w:rPrChange w:id="104" w:author="Rayang Amiriyanti" w:date="2020-09-29T18:55:00Z">
              <w:rPr/>
            </w:rPrChange>
          </w:rPr>
          <w:t>agreement</w:t>
        </w:r>
        <w:r>
          <w:t xml:space="preserve">, </w:t>
        </w:r>
        <w:r w:rsidRPr="000A4977">
          <w:rPr>
            <w:i/>
            <w:rPrChange w:id="105" w:author="Rayang Amiriyanti" w:date="2020-09-29T18:55:00Z">
              <w:rPr/>
            </w:rPrChange>
          </w:rPr>
          <w:t>customer</w:t>
        </w:r>
        <w:r>
          <w:t xml:space="preserve">, </w:t>
        </w:r>
        <w:r w:rsidRPr="000A4977">
          <w:rPr>
            <w:i/>
            <w:rPrChange w:id="106" w:author="Rayang Amiriyanti" w:date="2020-09-29T18:56:00Z">
              <w:rPr/>
            </w:rPrChange>
          </w:rPr>
          <w:t xml:space="preserve">vehicle type, years, </w:t>
        </w:r>
        <w:proofErr w:type="spellStart"/>
        <w:proofErr w:type="gramStart"/>
        <w:r w:rsidRPr="000A4977">
          <w:rPr>
            <w:i/>
            <w:rPrChange w:id="107" w:author="Rayang Amiriyanti" w:date="2020-09-29T18:56:00Z">
              <w:rPr/>
            </w:rPrChange>
          </w:rPr>
          <w:t>no.rangka</w:t>
        </w:r>
        <w:proofErr w:type="spellEnd"/>
        <w:proofErr w:type="gramEnd"/>
        <w:r w:rsidRPr="000A4977">
          <w:rPr>
            <w:i/>
            <w:rPrChange w:id="108" w:author="Rayang Amiriyanti" w:date="2020-09-29T18:56:00Z">
              <w:rPr/>
            </w:rPrChange>
          </w:rPr>
          <w:t xml:space="preserve">, </w:t>
        </w:r>
        <w:proofErr w:type="spellStart"/>
        <w:r w:rsidRPr="000A4977">
          <w:rPr>
            <w:i/>
            <w:rPrChange w:id="109" w:author="Rayang Amiriyanti" w:date="2020-09-29T18:56:00Z">
              <w:rPr/>
            </w:rPrChange>
          </w:rPr>
          <w:t>no.machine</w:t>
        </w:r>
        <w:proofErr w:type="spellEnd"/>
        <w:r w:rsidRPr="000A4977">
          <w:rPr>
            <w:i/>
            <w:rPrChange w:id="110" w:author="Rayang Amiriyanti" w:date="2020-09-29T18:56:00Z">
              <w:rPr/>
            </w:rPrChange>
          </w:rPr>
          <w:t>, police number, repayment value and the total pay</w:t>
        </w:r>
      </w:ins>
      <w:r>
        <w:t>. And these data are p</w:t>
      </w:r>
      <w:ins w:id="111" w:author="Rayang Amiriyanti" w:date="2020-09-29T18:55:00Z">
        <w:r>
          <w:t>rovided as based on the received data for each memo.</w:t>
        </w:r>
      </w:ins>
    </w:p>
    <w:p w:rsidR="00A06DD2" w:rsidRDefault="00A06DD2" w:rsidP="00A06DD2">
      <w:pPr>
        <w:ind w:left="2160"/>
      </w:pPr>
    </w:p>
    <w:p w:rsidR="00084CED" w:rsidRDefault="00084CED" w:rsidP="00A06DD2">
      <w:pPr>
        <w:ind w:left="2160"/>
      </w:pPr>
    </w:p>
    <w:p w:rsidR="00084CED" w:rsidRDefault="00084CED" w:rsidP="00A06DD2">
      <w:pPr>
        <w:ind w:left="2160"/>
      </w:pPr>
    </w:p>
    <w:p w:rsidR="00084CED" w:rsidRDefault="00084CED" w:rsidP="00A06DD2">
      <w:pPr>
        <w:ind w:left="2160"/>
      </w:pPr>
    </w:p>
    <w:p w:rsidR="00084CED" w:rsidRDefault="00084CED" w:rsidP="00A06DD2">
      <w:pPr>
        <w:ind w:left="2160"/>
      </w:pPr>
    </w:p>
    <w:p w:rsidR="00084CED" w:rsidRDefault="00084CED" w:rsidP="00A06DD2">
      <w:pPr>
        <w:ind w:left="2160"/>
      </w:pPr>
    </w:p>
    <w:p w:rsidR="00084CED" w:rsidRDefault="00084CED" w:rsidP="00A06DD2">
      <w:pPr>
        <w:ind w:left="2160"/>
      </w:pPr>
    </w:p>
    <w:p w:rsidR="00A06DD2" w:rsidRPr="00BF3437" w:rsidRDefault="00912B6A" w:rsidP="00A06DD2">
      <w:pPr>
        <w:ind w:left="2160"/>
        <w:rPr>
          <w:b/>
        </w:rPr>
      </w:pPr>
      <w:r w:rsidRPr="00BF3437">
        <w:rPr>
          <w:b/>
          <w:noProof/>
        </w:rPr>
        <mc:AlternateContent>
          <mc:Choice Requires="wps">
            <w:drawing>
              <wp:anchor distT="0" distB="0" distL="114300" distR="114300" simplePos="0" relativeHeight="252397568" behindDoc="0" locked="0" layoutInCell="1" allowOverlap="1" wp14:anchorId="11421B49" wp14:editId="301D74B8">
                <wp:simplePos x="0" y="0"/>
                <wp:positionH relativeFrom="column">
                  <wp:posOffset>5969203</wp:posOffset>
                </wp:positionH>
                <wp:positionV relativeFrom="paragraph">
                  <wp:posOffset>335864</wp:posOffset>
                </wp:positionV>
                <wp:extent cx="409652" cy="1426210"/>
                <wp:effectExtent l="0" t="0" r="28575" b="21590"/>
                <wp:wrapNone/>
                <wp:docPr id="23" name="Rectangle: Rounded Corners 23"/>
                <wp:cNvGraphicFramePr/>
                <a:graphic xmlns:a="http://schemas.openxmlformats.org/drawingml/2006/main">
                  <a:graphicData uri="http://schemas.microsoft.com/office/word/2010/wordprocessingShape">
                    <wps:wsp>
                      <wps:cNvSpPr/>
                      <wps:spPr>
                        <a:xfrm>
                          <a:off x="0" y="0"/>
                          <a:ext cx="409652" cy="142621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D7E789" id="Rectangle: Rounded Corners 23" o:spid="_x0000_s1026" style="position:absolute;margin-left:470pt;margin-top:26.45pt;width:32.25pt;height:112.3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" filled="f" strokecolor="#00b050" strokeweight="1pt">
                <v:stroke joinstyle="miter"/>
              </v:roundrect>
            </w:pict>
          </mc:Fallback>
        </mc:AlternateContent>
      </w:r>
      <w:r w:rsidRPr="00BF3437">
        <w:rPr>
          <w:b/>
          <w:noProof/>
        </w:rPr>
        <mc:AlternateContent>
          <mc:Choice Requires="wps">
            <w:drawing>
              <wp:anchor distT="0" distB="0" distL="114300" distR="114300" simplePos="0" relativeHeight="252395520" behindDoc="0" locked="0" layoutInCell="1" allowOverlap="1" wp14:anchorId="11421B49" wp14:editId="301D74B8">
                <wp:simplePos x="0" y="0"/>
                <wp:positionH relativeFrom="column">
                  <wp:posOffset>5544998</wp:posOffset>
                </wp:positionH>
                <wp:positionV relativeFrom="paragraph">
                  <wp:posOffset>325145</wp:posOffset>
                </wp:positionV>
                <wp:extent cx="409652" cy="1426210"/>
                <wp:effectExtent l="0" t="0" r="28575" b="21590"/>
                <wp:wrapNone/>
                <wp:docPr id="22" name="Rectangle: Rounded Corners 22"/>
                <wp:cNvGraphicFramePr/>
                <a:graphic xmlns:a="http://schemas.openxmlformats.org/drawingml/2006/main">
                  <a:graphicData uri="http://schemas.microsoft.com/office/word/2010/wordprocessingShape">
                    <wps:wsp>
                      <wps:cNvSpPr/>
                      <wps:spPr>
                        <a:xfrm>
                          <a:off x="0" y="0"/>
                          <a:ext cx="409652" cy="142621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D7C68F" id="Rectangle: Rounded Corners 22" o:spid="_x0000_s1026" style="position:absolute;margin-left:436.6pt;margin-top:25.6pt;width:32.25pt;height:112.3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" filled="f" strokecolor="#00b050" strokeweight="1pt">
                <v:stroke joinstyle="miter"/>
              </v:roundrect>
            </w:pict>
          </mc:Fallback>
        </mc:AlternateContent>
      </w:r>
      <w:r w:rsidRPr="00BF3437">
        <w:rPr>
          <w:b/>
          <w:noProof/>
        </w:rPr>
        <mc:AlternateContent>
          <mc:Choice Requires="wps">
            <w:drawing>
              <wp:anchor distT="0" distB="0" distL="114300" distR="114300" simplePos="0" relativeHeight="252393472" behindDoc="0" locked="0" layoutInCell="1" allowOverlap="1" wp14:anchorId="70F9E4C7" wp14:editId="3DCA9E8E">
                <wp:simplePos x="0" y="0"/>
                <wp:positionH relativeFrom="column">
                  <wp:posOffset>5106213</wp:posOffset>
                </wp:positionH>
                <wp:positionV relativeFrom="paragraph">
                  <wp:posOffset>339776</wp:posOffset>
                </wp:positionV>
                <wp:extent cx="409652" cy="1426210"/>
                <wp:effectExtent l="0" t="0" r="28575" b="21590"/>
                <wp:wrapNone/>
                <wp:docPr id="21" name="Rectangle: Rounded Corners 21"/>
                <wp:cNvGraphicFramePr/>
                <a:graphic xmlns:a="http://schemas.openxmlformats.org/drawingml/2006/main">
                  <a:graphicData uri="http://schemas.microsoft.com/office/word/2010/wordprocessingShape">
                    <wps:wsp>
                      <wps:cNvSpPr/>
                      <wps:spPr>
                        <a:xfrm>
                          <a:off x="0" y="0"/>
                          <a:ext cx="409652" cy="142621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E7DE67" id="Rectangle: Rounded Corners 21" o:spid="_x0000_s1026" style="position:absolute;margin-left:402.05pt;margin-top:26.75pt;width:32.25pt;height:112.3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" filled="f" strokecolor="#00b050" strokeweight="1pt">
                <v:stroke joinstyle="miter"/>
              </v:roundrect>
            </w:pict>
          </mc:Fallback>
        </mc:AlternateContent>
      </w:r>
      <w:r w:rsidRPr="00BF3437">
        <w:rPr>
          <w:b/>
          <w:noProof/>
        </w:rPr>
        <mc:AlternateContent>
          <mc:Choice Requires="wps">
            <w:drawing>
              <wp:anchor distT="0" distB="0" distL="114300" distR="114300" simplePos="0" relativeHeight="252391424" behindDoc="0" locked="0" layoutInCell="1" allowOverlap="1" wp14:anchorId="3619513F" wp14:editId="044EBF73">
                <wp:simplePos x="0" y="0"/>
                <wp:positionH relativeFrom="column">
                  <wp:posOffset>4668927</wp:posOffset>
                </wp:positionH>
                <wp:positionV relativeFrom="paragraph">
                  <wp:posOffset>341249</wp:posOffset>
                </wp:positionV>
                <wp:extent cx="409652" cy="1426210"/>
                <wp:effectExtent l="0" t="0" r="28575" b="21590"/>
                <wp:wrapNone/>
                <wp:docPr id="20" name="Rectangle: Rounded Corners 20"/>
                <wp:cNvGraphicFramePr/>
                <a:graphic xmlns:a="http://schemas.openxmlformats.org/drawingml/2006/main">
                  <a:graphicData uri="http://schemas.microsoft.com/office/word/2010/wordprocessingShape">
                    <wps:wsp>
                      <wps:cNvSpPr/>
                      <wps:spPr>
                        <a:xfrm>
                          <a:off x="0" y="0"/>
                          <a:ext cx="409652" cy="142621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2D0D4B" id="Rectangle: Rounded Corners 20" o:spid="_x0000_s1026" style="position:absolute;margin-left:367.65pt;margin-top:26.85pt;width:32.25pt;height:112.3pt;z-index:2523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" filled="f" strokecolor="#00b050" strokeweight="1pt">
                <v:stroke joinstyle="miter"/>
              </v:roundrect>
            </w:pict>
          </mc:Fallback>
        </mc:AlternateContent>
      </w:r>
      <w:r w:rsidRPr="00BF3437">
        <w:rPr>
          <w:b/>
          <w:noProof/>
        </w:rPr>
        <mc:AlternateContent>
          <mc:Choice Requires="wps">
            <w:drawing>
              <wp:anchor distT="0" distB="0" distL="114300" distR="114300" simplePos="0" relativeHeight="252389376" behindDoc="0" locked="0" layoutInCell="1" allowOverlap="1">
                <wp:simplePos x="0" y="0"/>
                <wp:positionH relativeFrom="column">
                  <wp:posOffset>3739895</wp:posOffset>
                </wp:positionH>
                <wp:positionV relativeFrom="paragraph">
                  <wp:posOffset>355879</wp:posOffset>
                </wp:positionV>
                <wp:extent cx="474929" cy="1426210"/>
                <wp:effectExtent l="0" t="0" r="20955" b="21590"/>
                <wp:wrapNone/>
                <wp:docPr id="19" name="Rectangle: Rounded Corners 19"/>
                <wp:cNvGraphicFramePr/>
                <a:graphic xmlns:a="http://schemas.openxmlformats.org/drawingml/2006/main">
                  <a:graphicData uri="http://schemas.microsoft.com/office/word/2010/wordprocessingShape">
                    <wps:wsp>
                      <wps:cNvSpPr/>
                      <wps:spPr>
                        <a:xfrm>
                          <a:off x="0" y="0"/>
                          <a:ext cx="474929" cy="142621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F67C7CF" id="Rectangle: Rounded Corners 19" o:spid="_x0000_s1026" style="position:absolute;margin-left:294.5pt;margin-top:28pt;width:37.4pt;height:112.3pt;z-index:25238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" filled="f" strokecolor="#00b050" strokeweight="1pt">
                <v:stroke joinstyle="miter"/>
              </v:roundrect>
            </w:pict>
          </mc:Fallback>
        </mc:AlternateContent>
      </w:r>
      <w:r w:rsidR="00A06DD2" w:rsidRPr="00BF3437">
        <w:rPr>
          <w:b/>
        </w:rPr>
        <w:t>After:</w:t>
      </w:r>
    </w:p>
    <w:tbl>
      <w:tblPr>
        <w:tblpPr w:leftFromText="180" w:rightFromText="180" w:vertAnchor="text" w:horzAnchor="margin" w:tblpXSpec="right" w:tblpY="204"/>
        <w:tblW w:w="8751" w:type="dxa"/>
        <w:tblLook w:val="04A0" w:firstRow="1" w:lastRow="0" w:firstColumn="1" w:lastColumn="0" w:noHBand="0" w:noVBand="1"/>
      </w:tblPr>
      <w:tblGrid>
        <w:gridCol w:w="361"/>
        <w:gridCol w:w="1128"/>
        <w:gridCol w:w="728"/>
        <w:gridCol w:w="483"/>
        <w:gridCol w:w="1233"/>
        <w:gridCol w:w="655"/>
        <w:gridCol w:w="716"/>
        <w:gridCol w:w="716"/>
        <w:gridCol w:w="666"/>
        <w:gridCol w:w="716"/>
        <w:gridCol w:w="683"/>
        <w:gridCol w:w="666"/>
      </w:tblGrid>
      <w:tr w:rsidR="00041C14" w:rsidRPr="000136ED" w:rsidTr="00041C14">
        <w:trPr>
          <w:trHeight w:val="181"/>
        </w:trPr>
        <w:tc>
          <w:tcPr>
            <w:tcW w:w="361"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NO</w:t>
            </w:r>
          </w:p>
        </w:tc>
        <w:tc>
          <w:tcPr>
            <w:tcW w:w="1128" w:type="dxa"/>
            <w:tcBorders>
              <w:top w:val="single" w:sz="4" w:space="0" w:color="auto"/>
              <w:left w:val="nil"/>
              <w:bottom w:val="single" w:sz="4" w:space="0" w:color="auto"/>
              <w:right w:val="single" w:sz="4" w:space="0" w:color="auto"/>
            </w:tcBorders>
            <w:shd w:val="clear" w:color="000000" w:fill="FFFF00"/>
            <w:noWrap/>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Agreement</w:t>
            </w:r>
          </w:p>
        </w:tc>
        <w:tc>
          <w:tcPr>
            <w:tcW w:w="728" w:type="dxa"/>
            <w:tcBorders>
              <w:top w:val="single" w:sz="4" w:space="0" w:color="auto"/>
              <w:left w:val="nil"/>
              <w:bottom w:val="single" w:sz="4" w:space="0" w:color="auto"/>
              <w:right w:val="single" w:sz="4" w:space="0" w:color="auto"/>
            </w:tcBorders>
            <w:shd w:val="clear" w:color="000000" w:fill="FFFF00"/>
            <w:noWrap/>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Type </w:t>
            </w:r>
            <w:proofErr w:type="spellStart"/>
            <w:r w:rsidRPr="000136ED">
              <w:rPr>
                <w:rFonts w:ascii="Times New Roman" w:eastAsia="Times New Roman" w:hAnsi="Times New Roman" w:cs="Times New Roman"/>
                <w:color w:val="000000"/>
                <w:sz w:val="10"/>
                <w:szCs w:val="10"/>
              </w:rPr>
              <w:t>Kendaraan</w:t>
            </w:r>
            <w:proofErr w:type="spellEnd"/>
          </w:p>
        </w:tc>
        <w:tc>
          <w:tcPr>
            <w:tcW w:w="483" w:type="dxa"/>
            <w:tcBorders>
              <w:top w:val="single" w:sz="4" w:space="0" w:color="auto"/>
              <w:left w:val="nil"/>
              <w:bottom w:val="single" w:sz="4" w:space="0" w:color="auto"/>
              <w:right w:val="single" w:sz="4" w:space="0" w:color="auto"/>
            </w:tcBorders>
            <w:shd w:val="clear" w:color="000000" w:fill="FFFF00"/>
            <w:noWrap/>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Years</w:t>
            </w:r>
          </w:p>
        </w:tc>
        <w:tc>
          <w:tcPr>
            <w:tcW w:w="1233" w:type="dxa"/>
            <w:tcBorders>
              <w:top w:val="single" w:sz="4" w:space="0" w:color="auto"/>
              <w:left w:val="nil"/>
              <w:bottom w:val="single" w:sz="4" w:space="0" w:color="auto"/>
              <w:right w:val="single" w:sz="4" w:space="0" w:color="auto"/>
            </w:tcBorders>
            <w:shd w:val="clear" w:color="000000" w:fill="FFFF00"/>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proofErr w:type="spellStart"/>
            <w:r w:rsidRPr="000136ED">
              <w:rPr>
                <w:rFonts w:ascii="Times New Roman" w:eastAsia="Times New Roman" w:hAnsi="Times New Roman" w:cs="Times New Roman"/>
                <w:color w:val="000000"/>
                <w:sz w:val="10"/>
                <w:szCs w:val="10"/>
              </w:rPr>
              <w:t>No.Rangka</w:t>
            </w:r>
            <w:proofErr w:type="spellEnd"/>
            <w:r w:rsidRPr="000136ED">
              <w:rPr>
                <w:rFonts w:ascii="Times New Roman" w:eastAsia="Times New Roman" w:hAnsi="Times New Roman" w:cs="Times New Roman"/>
                <w:color w:val="000000"/>
                <w:sz w:val="10"/>
                <w:szCs w:val="10"/>
              </w:rPr>
              <w:t>/</w:t>
            </w:r>
            <w:proofErr w:type="spellStart"/>
            <w:r w:rsidRPr="000136ED">
              <w:rPr>
                <w:rFonts w:ascii="Times New Roman" w:eastAsia="Times New Roman" w:hAnsi="Times New Roman" w:cs="Times New Roman"/>
                <w:color w:val="000000"/>
                <w:sz w:val="10"/>
                <w:szCs w:val="10"/>
              </w:rPr>
              <w:t>No.Mesin</w:t>
            </w:r>
            <w:proofErr w:type="spellEnd"/>
          </w:p>
        </w:tc>
        <w:tc>
          <w:tcPr>
            <w:tcW w:w="655" w:type="dxa"/>
            <w:tcBorders>
              <w:top w:val="single" w:sz="4" w:space="0" w:color="auto"/>
              <w:left w:val="nil"/>
              <w:bottom w:val="single" w:sz="4" w:space="0" w:color="auto"/>
              <w:right w:val="single" w:sz="4" w:space="0" w:color="auto"/>
            </w:tcBorders>
            <w:shd w:val="clear" w:color="000000" w:fill="FFFF00"/>
            <w:noWrap/>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proofErr w:type="spellStart"/>
            <w:proofErr w:type="gramStart"/>
            <w:r w:rsidRPr="000136ED">
              <w:rPr>
                <w:rFonts w:ascii="Times New Roman" w:eastAsia="Times New Roman" w:hAnsi="Times New Roman" w:cs="Times New Roman"/>
                <w:color w:val="000000"/>
                <w:sz w:val="10"/>
                <w:szCs w:val="10"/>
              </w:rPr>
              <w:t>No.Polisi</w:t>
            </w:r>
            <w:proofErr w:type="spellEnd"/>
            <w:proofErr w:type="gramEnd"/>
          </w:p>
        </w:tc>
        <w:tc>
          <w:tcPr>
            <w:tcW w:w="716" w:type="dxa"/>
            <w:tcBorders>
              <w:top w:val="single" w:sz="4" w:space="0" w:color="auto"/>
              <w:left w:val="nil"/>
              <w:bottom w:val="single" w:sz="4" w:space="0" w:color="auto"/>
              <w:right w:val="single" w:sz="4" w:space="0" w:color="auto"/>
            </w:tcBorders>
            <w:shd w:val="clear" w:color="000000" w:fill="FFFF00"/>
            <w:noWrap/>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proofErr w:type="spellStart"/>
            <w:r w:rsidRPr="000136ED">
              <w:rPr>
                <w:rFonts w:ascii="Times New Roman" w:eastAsia="Times New Roman" w:hAnsi="Times New Roman" w:cs="Times New Roman"/>
                <w:color w:val="000000"/>
                <w:sz w:val="10"/>
                <w:szCs w:val="10"/>
              </w:rPr>
              <w:t>Harga</w:t>
            </w:r>
            <w:proofErr w:type="spellEnd"/>
            <w:r w:rsidRPr="000136ED">
              <w:rPr>
                <w:rFonts w:ascii="Times New Roman" w:eastAsia="Times New Roman" w:hAnsi="Times New Roman" w:cs="Times New Roman"/>
                <w:color w:val="000000"/>
                <w:sz w:val="10"/>
                <w:szCs w:val="10"/>
              </w:rPr>
              <w:t xml:space="preserve"> </w:t>
            </w:r>
            <w:proofErr w:type="spellStart"/>
            <w:r w:rsidRPr="000136ED">
              <w:rPr>
                <w:rFonts w:ascii="Times New Roman" w:eastAsia="Times New Roman" w:hAnsi="Times New Roman" w:cs="Times New Roman"/>
                <w:color w:val="000000"/>
                <w:sz w:val="10"/>
                <w:szCs w:val="10"/>
              </w:rPr>
              <w:t>Beli</w:t>
            </w:r>
            <w:proofErr w:type="spellEnd"/>
          </w:p>
        </w:tc>
        <w:tc>
          <w:tcPr>
            <w:tcW w:w="716" w:type="dxa"/>
            <w:tcBorders>
              <w:top w:val="single" w:sz="4" w:space="0" w:color="auto"/>
              <w:left w:val="nil"/>
              <w:bottom w:val="single" w:sz="4" w:space="0" w:color="auto"/>
              <w:right w:val="single" w:sz="4" w:space="0" w:color="auto"/>
            </w:tcBorders>
            <w:shd w:val="clear" w:color="000000" w:fill="FFFF00"/>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w:t>
            </w:r>
            <w:proofErr w:type="spellStart"/>
            <w:r w:rsidRPr="000136ED">
              <w:rPr>
                <w:rFonts w:ascii="Times New Roman" w:eastAsia="Times New Roman" w:hAnsi="Times New Roman" w:cs="Times New Roman"/>
                <w:color w:val="000000"/>
                <w:sz w:val="10"/>
                <w:szCs w:val="10"/>
              </w:rPr>
              <w:t>Nilai</w:t>
            </w:r>
            <w:proofErr w:type="spellEnd"/>
            <w:r w:rsidRPr="000136ED">
              <w:rPr>
                <w:rFonts w:ascii="Times New Roman" w:eastAsia="Times New Roman" w:hAnsi="Times New Roman" w:cs="Times New Roman"/>
                <w:color w:val="000000"/>
                <w:sz w:val="10"/>
                <w:szCs w:val="10"/>
              </w:rPr>
              <w:t xml:space="preserve"> </w:t>
            </w:r>
            <w:proofErr w:type="spellStart"/>
            <w:r w:rsidRPr="000136ED">
              <w:rPr>
                <w:rFonts w:ascii="Times New Roman" w:eastAsia="Times New Roman" w:hAnsi="Times New Roman" w:cs="Times New Roman"/>
                <w:color w:val="000000"/>
                <w:sz w:val="10"/>
                <w:szCs w:val="10"/>
              </w:rPr>
              <w:t>Pelunasan</w:t>
            </w:r>
            <w:proofErr w:type="spellEnd"/>
            <w:r w:rsidRPr="000136ED">
              <w:rPr>
                <w:rFonts w:ascii="Times New Roman" w:eastAsia="Times New Roman" w:hAnsi="Times New Roman" w:cs="Times New Roman"/>
                <w:color w:val="000000"/>
                <w:sz w:val="10"/>
                <w:szCs w:val="10"/>
              </w:rPr>
              <w:t xml:space="preserve"> (include </w:t>
            </w:r>
            <w:proofErr w:type="spellStart"/>
            <w:r w:rsidRPr="000136ED">
              <w:rPr>
                <w:rFonts w:ascii="Times New Roman" w:eastAsia="Times New Roman" w:hAnsi="Times New Roman" w:cs="Times New Roman"/>
                <w:color w:val="000000"/>
                <w:sz w:val="10"/>
                <w:szCs w:val="10"/>
              </w:rPr>
              <w:t>PPn</w:t>
            </w:r>
            <w:proofErr w:type="spellEnd"/>
            <w:r w:rsidRPr="000136ED">
              <w:rPr>
                <w:rFonts w:ascii="Times New Roman" w:eastAsia="Times New Roman" w:hAnsi="Times New Roman" w:cs="Times New Roman"/>
                <w:color w:val="000000"/>
                <w:sz w:val="10"/>
                <w:szCs w:val="10"/>
              </w:rPr>
              <w:t xml:space="preserve">) </w:t>
            </w:r>
          </w:p>
        </w:tc>
        <w:tc>
          <w:tcPr>
            <w:tcW w:w="666" w:type="dxa"/>
            <w:tcBorders>
              <w:top w:val="single" w:sz="4" w:space="0" w:color="auto"/>
              <w:left w:val="nil"/>
              <w:bottom w:val="single" w:sz="4" w:space="0" w:color="auto"/>
              <w:right w:val="single" w:sz="4" w:space="0" w:color="auto"/>
            </w:tcBorders>
            <w:shd w:val="clear" w:color="000000" w:fill="FFFF00"/>
            <w:noWrap/>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PPN</w:t>
            </w:r>
          </w:p>
        </w:tc>
        <w:tc>
          <w:tcPr>
            <w:tcW w:w="716" w:type="dxa"/>
            <w:tcBorders>
              <w:top w:val="single" w:sz="4" w:space="0" w:color="auto"/>
              <w:left w:val="nil"/>
              <w:bottom w:val="single" w:sz="4" w:space="0" w:color="auto"/>
              <w:right w:val="single" w:sz="4" w:space="0" w:color="auto"/>
            </w:tcBorders>
            <w:shd w:val="clear" w:color="000000" w:fill="FFFF00"/>
            <w:noWrap/>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BV</w:t>
            </w:r>
          </w:p>
        </w:tc>
        <w:tc>
          <w:tcPr>
            <w:tcW w:w="683" w:type="dxa"/>
            <w:tcBorders>
              <w:top w:val="single" w:sz="4" w:space="0" w:color="auto"/>
              <w:left w:val="nil"/>
              <w:bottom w:val="single" w:sz="4" w:space="0" w:color="auto"/>
              <w:right w:val="single" w:sz="4" w:space="0" w:color="auto"/>
            </w:tcBorders>
            <w:shd w:val="clear" w:color="000000" w:fill="FFFF00"/>
            <w:noWrap/>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Impairment</w:t>
            </w:r>
          </w:p>
        </w:tc>
        <w:tc>
          <w:tcPr>
            <w:tcW w:w="666" w:type="dxa"/>
            <w:tcBorders>
              <w:top w:val="single" w:sz="4" w:space="0" w:color="auto"/>
              <w:left w:val="nil"/>
              <w:bottom w:val="single" w:sz="4" w:space="0" w:color="auto"/>
              <w:right w:val="single" w:sz="4" w:space="0" w:color="auto"/>
            </w:tcBorders>
            <w:shd w:val="clear" w:color="000000" w:fill="FFFF00"/>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Gain/Loss </w:t>
            </w:r>
          </w:p>
        </w:tc>
      </w:tr>
      <w:tr w:rsidR="00041C14" w:rsidRPr="000136ED" w:rsidTr="00041C14">
        <w:trPr>
          <w:trHeight w:val="181"/>
        </w:trPr>
        <w:tc>
          <w:tcPr>
            <w:tcW w:w="361" w:type="dxa"/>
            <w:tcBorders>
              <w:top w:val="nil"/>
              <w:left w:val="single" w:sz="4" w:space="0" w:color="auto"/>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1</w:t>
            </w:r>
          </w:p>
        </w:tc>
        <w:tc>
          <w:tcPr>
            <w:tcW w:w="1128"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0000382/4/01/11/2019</w:t>
            </w:r>
          </w:p>
        </w:tc>
        <w:tc>
          <w:tcPr>
            <w:tcW w:w="728"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ISUZU PANTHER MINIBUS</w:t>
            </w:r>
          </w:p>
        </w:tc>
        <w:tc>
          <w:tcPr>
            <w:tcW w:w="483"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2015</w:t>
            </w:r>
          </w:p>
        </w:tc>
        <w:tc>
          <w:tcPr>
            <w:tcW w:w="1233"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MHFXW42G5E2288872</w:t>
            </w:r>
          </w:p>
        </w:tc>
        <w:tc>
          <w:tcPr>
            <w:tcW w:w="655"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B1382BIQ </w:t>
            </w:r>
          </w:p>
        </w:tc>
        <w:tc>
          <w:tcPr>
            <w:tcW w:w="716"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120,000,000 </w:t>
            </w:r>
          </w:p>
        </w:tc>
        <w:tc>
          <w:tcPr>
            <w:tcW w:w="716"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107,800,000 </w:t>
            </w:r>
          </w:p>
        </w:tc>
        <w:tc>
          <w:tcPr>
            <w:tcW w:w="666"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9,800,000 </w:t>
            </w:r>
          </w:p>
        </w:tc>
        <w:tc>
          <w:tcPr>
            <w:tcW w:w="716"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78,000,000 </w:t>
            </w:r>
          </w:p>
        </w:tc>
        <w:tc>
          <w:tcPr>
            <w:tcW w:w="683"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1,000,000 </w:t>
            </w:r>
          </w:p>
        </w:tc>
        <w:tc>
          <w:tcPr>
            <w:tcW w:w="666"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20,000,000</w:t>
            </w:r>
          </w:p>
        </w:tc>
      </w:tr>
      <w:tr w:rsidR="00041C14" w:rsidRPr="000136ED" w:rsidTr="00041C14">
        <w:trPr>
          <w:trHeight w:val="181"/>
        </w:trPr>
        <w:tc>
          <w:tcPr>
            <w:tcW w:w="361" w:type="dxa"/>
            <w:tcBorders>
              <w:top w:val="nil"/>
              <w:left w:val="single" w:sz="4" w:space="0" w:color="auto"/>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2</w:t>
            </w:r>
          </w:p>
        </w:tc>
        <w:tc>
          <w:tcPr>
            <w:tcW w:w="1128"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0000463/4/01/04/2020</w:t>
            </w:r>
          </w:p>
        </w:tc>
        <w:tc>
          <w:tcPr>
            <w:tcW w:w="728"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DAIHATSU GRAN MAX 1.3D BLIND VAN</w:t>
            </w:r>
          </w:p>
        </w:tc>
        <w:tc>
          <w:tcPr>
            <w:tcW w:w="483"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2015</w:t>
            </w:r>
          </w:p>
        </w:tc>
        <w:tc>
          <w:tcPr>
            <w:tcW w:w="1233"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MHKG2CJ1JFK029947</w:t>
            </w:r>
          </w:p>
        </w:tc>
        <w:tc>
          <w:tcPr>
            <w:tcW w:w="655"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B2973BFJ </w:t>
            </w:r>
          </w:p>
        </w:tc>
        <w:tc>
          <w:tcPr>
            <w:tcW w:w="716"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70,000,000 </w:t>
            </w:r>
          </w:p>
        </w:tc>
        <w:tc>
          <w:tcPr>
            <w:tcW w:w="716"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66,451,000 </w:t>
            </w:r>
          </w:p>
        </w:tc>
        <w:tc>
          <w:tcPr>
            <w:tcW w:w="666"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6,041,000 </w:t>
            </w:r>
          </w:p>
        </w:tc>
        <w:tc>
          <w:tcPr>
            <w:tcW w:w="716"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49,583,340 </w:t>
            </w:r>
          </w:p>
        </w:tc>
        <w:tc>
          <w:tcPr>
            <w:tcW w:w="683"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2,000,000 </w:t>
            </w:r>
          </w:p>
        </w:tc>
        <w:tc>
          <w:tcPr>
            <w:tcW w:w="666"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10,826,660</w:t>
            </w:r>
          </w:p>
        </w:tc>
      </w:tr>
      <w:tr w:rsidR="00041C14" w:rsidRPr="000136ED" w:rsidTr="00041C14">
        <w:trPr>
          <w:trHeight w:val="181"/>
        </w:trPr>
        <w:tc>
          <w:tcPr>
            <w:tcW w:w="361" w:type="dxa"/>
            <w:tcBorders>
              <w:top w:val="nil"/>
              <w:left w:val="single" w:sz="4" w:space="0" w:color="auto"/>
              <w:bottom w:val="single" w:sz="4" w:space="0" w:color="auto"/>
              <w:right w:val="nil"/>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3</w:t>
            </w:r>
          </w:p>
        </w:tc>
        <w:tc>
          <w:tcPr>
            <w:tcW w:w="1128" w:type="dxa"/>
            <w:tcBorders>
              <w:top w:val="nil"/>
              <w:left w:val="single" w:sz="4" w:space="0" w:color="auto"/>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0000463/4/01/04/2020</w:t>
            </w:r>
          </w:p>
        </w:tc>
        <w:tc>
          <w:tcPr>
            <w:tcW w:w="728"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DAIHATSU GRAN MAX 1.3D MINIBUS</w:t>
            </w:r>
          </w:p>
        </w:tc>
        <w:tc>
          <w:tcPr>
            <w:tcW w:w="483"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2015</w:t>
            </w:r>
          </w:p>
        </w:tc>
        <w:tc>
          <w:tcPr>
            <w:tcW w:w="1233"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MHFXW42G5E2288834</w:t>
            </w:r>
          </w:p>
        </w:tc>
        <w:tc>
          <w:tcPr>
            <w:tcW w:w="655"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B1382BIT </w:t>
            </w:r>
          </w:p>
        </w:tc>
        <w:tc>
          <w:tcPr>
            <w:tcW w:w="716"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65,000,000 </w:t>
            </w:r>
          </w:p>
        </w:tc>
        <w:tc>
          <w:tcPr>
            <w:tcW w:w="716"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61,232,600 </w:t>
            </w:r>
          </w:p>
        </w:tc>
        <w:tc>
          <w:tcPr>
            <w:tcW w:w="666"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5,566,600 </w:t>
            </w:r>
          </w:p>
        </w:tc>
        <w:tc>
          <w:tcPr>
            <w:tcW w:w="716"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46,041,660 </w:t>
            </w:r>
          </w:p>
        </w:tc>
        <w:tc>
          <w:tcPr>
            <w:tcW w:w="683"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2,000,000 </w:t>
            </w:r>
          </w:p>
        </w:tc>
        <w:tc>
          <w:tcPr>
            <w:tcW w:w="666"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9,624,340 </w:t>
            </w:r>
          </w:p>
        </w:tc>
      </w:tr>
      <w:tr w:rsidR="00041C14" w:rsidRPr="000136ED" w:rsidTr="00041C14">
        <w:trPr>
          <w:trHeight w:val="164"/>
        </w:trPr>
        <w:tc>
          <w:tcPr>
            <w:tcW w:w="5304"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41C14" w:rsidRPr="000136ED" w:rsidRDefault="00041C14" w:rsidP="00041C14">
            <w:pPr>
              <w:spacing w:after="0" w:line="240" w:lineRule="auto"/>
              <w:jc w:val="center"/>
              <w:rPr>
                <w:rFonts w:ascii="Times New Roman" w:eastAsia="Times New Roman" w:hAnsi="Times New Roman" w:cs="Times New Roman"/>
                <w:b/>
                <w:bCs/>
                <w:color w:val="000000"/>
                <w:sz w:val="10"/>
                <w:szCs w:val="10"/>
              </w:rPr>
            </w:pPr>
            <w:r w:rsidRPr="000136ED">
              <w:rPr>
                <w:rFonts w:ascii="Times New Roman" w:eastAsia="Times New Roman" w:hAnsi="Times New Roman" w:cs="Times New Roman"/>
                <w:b/>
                <w:bCs/>
                <w:color w:val="000000"/>
                <w:sz w:val="10"/>
                <w:szCs w:val="10"/>
              </w:rPr>
              <w:t>TOTAL</w:t>
            </w:r>
          </w:p>
        </w:tc>
        <w:tc>
          <w:tcPr>
            <w:tcW w:w="716"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b/>
                <w:bCs/>
                <w:color w:val="000000"/>
                <w:sz w:val="10"/>
                <w:szCs w:val="10"/>
              </w:rPr>
            </w:pPr>
            <w:r w:rsidRPr="000136ED">
              <w:rPr>
                <w:rFonts w:ascii="Times New Roman" w:eastAsia="Times New Roman" w:hAnsi="Times New Roman" w:cs="Times New Roman"/>
                <w:b/>
                <w:bCs/>
                <w:color w:val="000000"/>
                <w:sz w:val="10"/>
                <w:szCs w:val="10"/>
              </w:rPr>
              <w:t>235,483,600</w:t>
            </w:r>
          </w:p>
        </w:tc>
        <w:tc>
          <w:tcPr>
            <w:tcW w:w="666"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b/>
                <w:bCs/>
                <w:color w:val="000000"/>
                <w:sz w:val="10"/>
                <w:szCs w:val="10"/>
              </w:rPr>
            </w:pPr>
            <w:r w:rsidRPr="000136ED">
              <w:rPr>
                <w:rFonts w:ascii="Times New Roman" w:eastAsia="Times New Roman" w:hAnsi="Times New Roman" w:cs="Times New Roman"/>
                <w:b/>
                <w:bCs/>
                <w:color w:val="000000"/>
                <w:sz w:val="10"/>
                <w:szCs w:val="10"/>
              </w:rPr>
              <w:t>21,407,600</w:t>
            </w:r>
          </w:p>
        </w:tc>
        <w:tc>
          <w:tcPr>
            <w:tcW w:w="716"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b/>
                <w:bCs/>
                <w:color w:val="000000"/>
                <w:sz w:val="10"/>
                <w:szCs w:val="10"/>
              </w:rPr>
            </w:pPr>
            <w:r w:rsidRPr="000136ED">
              <w:rPr>
                <w:rFonts w:ascii="Times New Roman" w:eastAsia="Times New Roman" w:hAnsi="Times New Roman" w:cs="Times New Roman"/>
                <w:b/>
                <w:bCs/>
                <w:color w:val="000000"/>
                <w:sz w:val="10"/>
                <w:szCs w:val="10"/>
              </w:rPr>
              <w:t>173,625,000</w:t>
            </w:r>
          </w:p>
        </w:tc>
        <w:tc>
          <w:tcPr>
            <w:tcW w:w="683"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b/>
                <w:bCs/>
                <w:color w:val="000000"/>
                <w:sz w:val="10"/>
                <w:szCs w:val="10"/>
              </w:rPr>
            </w:pPr>
            <w:r w:rsidRPr="000136ED">
              <w:rPr>
                <w:rFonts w:ascii="Times New Roman" w:eastAsia="Times New Roman" w:hAnsi="Times New Roman" w:cs="Times New Roman"/>
                <w:b/>
                <w:bCs/>
                <w:color w:val="000000"/>
                <w:sz w:val="10"/>
                <w:szCs w:val="10"/>
              </w:rPr>
              <w:t>5,000,000</w:t>
            </w:r>
          </w:p>
        </w:tc>
        <w:tc>
          <w:tcPr>
            <w:tcW w:w="666" w:type="dxa"/>
            <w:tcBorders>
              <w:top w:val="nil"/>
              <w:left w:val="nil"/>
              <w:bottom w:val="single" w:sz="4" w:space="0" w:color="auto"/>
              <w:right w:val="single" w:sz="4" w:space="0" w:color="auto"/>
            </w:tcBorders>
            <w:shd w:val="clear" w:color="auto" w:fill="auto"/>
            <w:vAlign w:val="center"/>
            <w:hideMark/>
          </w:tcPr>
          <w:p w:rsidR="00041C14" w:rsidRPr="000136ED" w:rsidRDefault="00041C14" w:rsidP="00041C14">
            <w:pPr>
              <w:spacing w:after="0" w:line="240" w:lineRule="auto"/>
              <w:jc w:val="center"/>
              <w:rPr>
                <w:rFonts w:ascii="Times New Roman" w:eastAsia="Times New Roman" w:hAnsi="Times New Roman" w:cs="Times New Roman"/>
                <w:b/>
                <w:bCs/>
                <w:color w:val="000000"/>
                <w:sz w:val="10"/>
                <w:szCs w:val="10"/>
              </w:rPr>
            </w:pPr>
            <w:r w:rsidRPr="000136ED">
              <w:rPr>
                <w:rFonts w:ascii="Times New Roman" w:eastAsia="Times New Roman" w:hAnsi="Times New Roman" w:cs="Times New Roman"/>
                <w:b/>
                <w:bCs/>
                <w:color w:val="000000"/>
                <w:sz w:val="10"/>
                <w:szCs w:val="10"/>
              </w:rPr>
              <w:t>40,451,000</w:t>
            </w:r>
          </w:p>
        </w:tc>
      </w:tr>
    </w:tbl>
    <w:p w:rsidR="00A06DD2" w:rsidRDefault="00A06DD2" w:rsidP="00FB0FE0"/>
    <w:p w:rsidR="00FB0FE0" w:rsidRDefault="00FB0FE0" w:rsidP="00FB0FE0"/>
    <w:p w:rsidR="00FB0FE0" w:rsidRDefault="00FB0FE0" w:rsidP="00FB0FE0"/>
    <w:p w:rsidR="00FB0FE0" w:rsidRDefault="00FB0FE0" w:rsidP="00FB0FE0"/>
    <w:p w:rsidR="00FB0FE0" w:rsidRDefault="00FB0FE0" w:rsidP="00FB0FE0"/>
    <w:p w:rsidR="00FB0FE0" w:rsidRDefault="00FB0FE0" w:rsidP="00FB0FE0"/>
    <w:p w:rsidR="00740288" w:rsidRDefault="00740288" w:rsidP="00740288">
      <w:pPr>
        <w:spacing w:after="0"/>
        <w:ind w:left="1440" w:firstLine="720"/>
      </w:pPr>
      <w:r>
        <w:t>Propose Functionality:</w:t>
      </w:r>
    </w:p>
    <w:p w:rsidR="006E4E71" w:rsidRPr="00BF3437" w:rsidRDefault="00BF3437" w:rsidP="00BF3437">
      <w:pPr>
        <w:ind w:left="2160"/>
      </w:pPr>
      <w:r>
        <w:t>Take</w:t>
      </w:r>
      <w:r w:rsidR="00740288">
        <w:t xml:space="preserve"> out</w:t>
      </w:r>
      <w:r>
        <w:t xml:space="preserve"> the</w:t>
      </w:r>
      <w:r w:rsidR="00740288">
        <w:t xml:space="preserve"> column of buyer and customer names. And </w:t>
      </w:r>
      <w:r>
        <w:t xml:space="preserve">add new column which consists data </w:t>
      </w:r>
      <w:proofErr w:type="spellStart"/>
      <w:r>
        <w:rPr>
          <w:i/>
        </w:rPr>
        <w:t>Harga</w:t>
      </w:r>
      <w:proofErr w:type="spellEnd"/>
      <w:r>
        <w:rPr>
          <w:i/>
        </w:rPr>
        <w:t xml:space="preserve"> </w:t>
      </w:r>
      <w:proofErr w:type="spellStart"/>
      <w:r>
        <w:rPr>
          <w:i/>
        </w:rPr>
        <w:t>beli</w:t>
      </w:r>
      <w:proofErr w:type="spellEnd"/>
      <w:r>
        <w:rPr>
          <w:i/>
        </w:rPr>
        <w:t>, PPN, BV, Impairment,</w:t>
      </w:r>
      <w:r>
        <w:t xml:space="preserve"> and </w:t>
      </w:r>
      <w:r>
        <w:rPr>
          <w:i/>
        </w:rPr>
        <w:t>Gain/Loss</w:t>
      </w:r>
      <w:r w:rsidR="00740288">
        <w:t>. And these data are p</w:t>
      </w:r>
      <w:ins w:id="112" w:author="Rayang Amiriyanti" w:date="2020-09-29T18:55:00Z">
        <w:r w:rsidR="00740288">
          <w:t>rovided as based on the received data for each memo.</w:t>
        </w:r>
      </w:ins>
    </w:p>
    <w:p w:rsidR="00431267" w:rsidRPr="00AA5A31" w:rsidRDefault="00097282" w:rsidP="00AA5A31">
      <w:pPr>
        <w:pStyle w:val="ListParagraph"/>
        <w:numPr>
          <w:ilvl w:val="0"/>
          <w:numId w:val="42"/>
        </w:numPr>
      </w:pPr>
      <w:r>
        <w:t xml:space="preserve">Update the box of </w:t>
      </w:r>
      <w:r w:rsidR="00ED753B">
        <w:t>signature</w:t>
      </w:r>
      <w:r w:rsidR="00996F59">
        <w:t xml:space="preserve"> </w:t>
      </w:r>
      <w:r w:rsidR="00FE241F">
        <w:t xml:space="preserve">where there is additional text for user can add the date below </w:t>
      </w:r>
      <w:r w:rsidR="00ED753B">
        <w:t>of</w:t>
      </w:r>
      <w:r w:rsidR="00FE241F">
        <w:t xml:space="preserve"> </w:t>
      </w:r>
      <w:r w:rsidR="00ED753B">
        <w:t>approval name</w:t>
      </w:r>
      <w:r w:rsidR="00FE241F">
        <w:t xml:space="preserve">. </w:t>
      </w:r>
    </w:p>
    <w:p w:rsidR="00641F7D" w:rsidRDefault="00E77921" w:rsidP="00641F7D">
      <w:pPr>
        <w:ind w:left="2160"/>
        <w:jc w:val="both"/>
        <w:rPr>
          <w:b/>
        </w:rPr>
      </w:pPr>
      <w:r>
        <w:rPr>
          <w:noProof/>
        </w:rPr>
        <w:drawing>
          <wp:anchor distT="0" distB="0" distL="114300" distR="114300" simplePos="0" relativeHeight="252399616" behindDoc="0" locked="0" layoutInCell="1" allowOverlap="1" wp14:anchorId="4379AA7F" wp14:editId="2D8E9404">
            <wp:simplePos x="0" y="0"/>
            <wp:positionH relativeFrom="margin">
              <wp:posOffset>1428293</wp:posOffset>
            </wp:positionH>
            <wp:positionV relativeFrom="paragraph">
              <wp:posOffset>176504</wp:posOffset>
            </wp:positionV>
            <wp:extent cx="4564685" cy="1759274"/>
            <wp:effectExtent l="0" t="0" r="7620" b="0"/>
            <wp:wrapNone/>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183" t="43918" b="2798"/>
                    <a:stretch/>
                  </pic:blipFill>
                  <pic:spPr bwMode="auto">
                    <a:xfrm>
                      <a:off x="0" y="0"/>
                      <a:ext cx="4564685" cy="17592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0130">
        <w:rPr>
          <w:b/>
        </w:rPr>
        <w:t>Be</w:t>
      </w:r>
      <w:r w:rsidR="00824FA6">
        <w:rPr>
          <w:b/>
        </w:rPr>
        <w:t>fore</w:t>
      </w:r>
      <w:r w:rsidR="00641F7D">
        <w:rPr>
          <w:b/>
        </w:rPr>
        <w:t>:</w:t>
      </w:r>
    </w:p>
    <w:p w:rsidR="000E4659" w:rsidRDefault="000E4659" w:rsidP="00641F7D">
      <w:pPr>
        <w:ind w:left="2160"/>
        <w:jc w:val="both"/>
        <w:rPr>
          <w:b/>
        </w:rPr>
      </w:pPr>
    </w:p>
    <w:p w:rsidR="00641F7D" w:rsidRDefault="00641F7D" w:rsidP="00641F7D">
      <w:pPr>
        <w:ind w:left="2160"/>
        <w:jc w:val="both"/>
        <w:rPr>
          <w:b/>
        </w:rPr>
      </w:pPr>
    </w:p>
    <w:p w:rsidR="00641F7D" w:rsidRPr="00641F7D" w:rsidRDefault="00641F7D" w:rsidP="00641F7D">
      <w:pPr>
        <w:ind w:left="2160"/>
        <w:jc w:val="both"/>
        <w:rPr>
          <w:b/>
        </w:rPr>
      </w:pPr>
    </w:p>
    <w:p w:rsidR="00641F7D" w:rsidRDefault="00641F7D" w:rsidP="00641F7D">
      <w:pPr>
        <w:jc w:val="both"/>
        <w:rPr>
          <w:b/>
        </w:rPr>
      </w:pPr>
    </w:p>
    <w:p w:rsidR="00641F7D" w:rsidRDefault="00641F7D" w:rsidP="00641F7D">
      <w:pPr>
        <w:jc w:val="both"/>
        <w:rPr>
          <w:b/>
        </w:rPr>
      </w:pPr>
    </w:p>
    <w:p w:rsidR="00641F7D" w:rsidRDefault="00641F7D" w:rsidP="00641F7D">
      <w:pPr>
        <w:jc w:val="both"/>
        <w:rPr>
          <w:b/>
        </w:rPr>
      </w:pPr>
    </w:p>
    <w:p w:rsidR="00FB0FE0" w:rsidRPr="00641F7D" w:rsidRDefault="00FB0FE0" w:rsidP="00641F7D">
      <w:pPr>
        <w:jc w:val="both"/>
        <w:rPr>
          <w:b/>
        </w:rPr>
      </w:pPr>
    </w:p>
    <w:p w:rsidR="005E5AE4" w:rsidRDefault="005E5AE4" w:rsidP="005E5AE4">
      <w:pPr>
        <w:spacing w:after="0"/>
        <w:ind w:left="1440" w:firstLine="720"/>
      </w:pPr>
      <w:r>
        <w:t>Current Functionality:</w:t>
      </w:r>
    </w:p>
    <w:p w:rsidR="005E5AE4" w:rsidRDefault="005E5AE4" w:rsidP="00FB0FE0">
      <w:pPr>
        <w:ind w:left="2160"/>
        <w:jc w:val="both"/>
      </w:pPr>
      <w:r>
        <w:t>Memo only</w:t>
      </w:r>
      <w:r w:rsidR="00FB0FE0">
        <w:t xml:space="preserve"> provides name of the approval.</w:t>
      </w:r>
    </w:p>
    <w:p w:rsidR="005E5AE4" w:rsidRPr="00FB0FE0" w:rsidRDefault="00FB0FE0" w:rsidP="00FB0FE0">
      <w:pPr>
        <w:ind w:left="2160"/>
        <w:jc w:val="both"/>
        <w:rPr>
          <w:b/>
        </w:rPr>
      </w:pPr>
      <w:r>
        <w:rPr>
          <w:b/>
        </w:rPr>
        <w:t>After</w:t>
      </w:r>
      <w:r w:rsidR="00962485">
        <w:rPr>
          <w:noProof/>
        </w:rPr>
        <w:drawing>
          <wp:anchor distT="0" distB="0" distL="114300" distR="114300" simplePos="0" relativeHeight="252401664" behindDoc="1" locked="0" layoutInCell="1" allowOverlap="1" wp14:anchorId="7F3336D6" wp14:editId="6ACBB689">
            <wp:simplePos x="0" y="0"/>
            <wp:positionH relativeFrom="column">
              <wp:posOffset>1340485</wp:posOffset>
            </wp:positionH>
            <wp:positionV relativeFrom="paragraph">
              <wp:posOffset>8052</wp:posOffset>
            </wp:positionV>
            <wp:extent cx="4843780" cy="2190115"/>
            <wp:effectExtent l="0" t="0" r="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2302"/>
                    <a:stretch/>
                  </pic:blipFill>
                  <pic:spPr bwMode="auto">
                    <a:xfrm>
                      <a:off x="0" y="0"/>
                      <a:ext cx="4843780" cy="2190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w:t>
      </w:r>
    </w:p>
    <w:p w:rsidR="005E5AE4" w:rsidRDefault="005E5AE4" w:rsidP="005E5AE4">
      <w:pPr>
        <w:ind w:left="2160"/>
        <w:jc w:val="both"/>
      </w:pPr>
    </w:p>
    <w:p w:rsidR="005E5AE4" w:rsidRDefault="00B53F00" w:rsidP="005E5AE4">
      <w:pPr>
        <w:ind w:left="2160"/>
        <w:jc w:val="both"/>
      </w:pPr>
      <w:r>
        <w:rPr>
          <w:noProof/>
        </w:rPr>
        <mc:AlternateContent>
          <mc:Choice Requires="wps">
            <w:drawing>
              <wp:anchor distT="0" distB="0" distL="114300" distR="114300" simplePos="0" relativeHeight="252422144" behindDoc="0" locked="0" layoutInCell="1" allowOverlap="1">
                <wp:simplePos x="0" y="0"/>
                <wp:positionH relativeFrom="column">
                  <wp:posOffset>1377086</wp:posOffset>
                </wp:positionH>
                <wp:positionV relativeFrom="paragraph">
                  <wp:posOffset>212928</wp:posOffset>
                </wp:positionV>
                <wp:extent cx="4747489" cy="160935"/>
                <wp:effectExtent l="0" t="0" r="15240" b="10795"/>
                <wp:wrapNone/>
                <wp:docPr id="18" name="Rectangle: Rounded Corners 18"/>
                <wp:cNvGraphicFramePr/>
                <a:graphic xmlns:a="http://schemas.openxmlformats.org/drawingml/2006/main">
                  <a:graphicData uri="http://schemas.microsoft.com/office/word/2010/wordprocessingShape">
                    <wps:wsp>
                      <wps:cNvSpPr/>
                      <wps:spPr>
                        <a:xfrm>
                          <a:off x="0" y="0"/>
                          <a:ext cx="4747489" cy="160935"/>
                        </a:xfrm>
                        <a:prstGeom prst="roundRect">
                          <a:avLst/>
                        </a:prstGeom>
                        <a:no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05FEA9" id="Rectangle: Rounded Corners 18" o:spid="_x0000_s1026" style="position:absolute;margin-left:108.45pt;margin-top:16.75pt;width:373.8pt;height:12.65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" filled="f" strokecolor="#92d050" strokeweight="1.5pt">
                <v:stroke joinstyle="miter"/>
              </v:roundrect>
            </w:pict>
          </mc:Fallback>
        </mc:AlternateContent>
      </w:r>
    </w:p>
    <w:p w:rsidR="005E5AE4" w:rsidRDefault="005E5AE4" w:rsidP="005E5AE4">
      <w:pPr>
        <w:ind w:left="2160"/>
        <w:jc w:val="both"/>
      </w:pPr>
    </w:p>
    <w:p w:rsidR="005E5AE4" w:rsidRDefault="005E5AE4" w:rsidP="005E5AE4">
      <w:pPr>
        <w:ind w:left="2160"/>
        <w:jc w:val="both"/>
      </w:pPr>
    </w:p>
    <w:p w:rsidR="00962485" w:rsidRDefault="00FB0FE0" w:rsidP="00FB0FE0">
      <w:pPr>
        <w:ind w:left="2160"/>
        <w:jc w:val="both"/>
      </w:pPr>
      <w:r>
        <w:rPr>
          <w:noProof/>
        </w:rPr>
        <mc:AlternateContent>
          <mc:Choice Requires="wps">
            <w:drawing>
              <wp:anchor distT="0" distB="0" distL="114300" distR="114300" simplePos="0" relativeHeight="252424192" behindDoc="0" locked="0" layoutInCell="1" allowOverlap="1" wp14:anchorId="42C5828B" wp14:editId="2E2DECD5">
                <wp:simplePos x="0" y="0"/>
                <wp:positionH relativeFrom="column">
                  <wp:posOffset>1917979</wp:posOffset>
                </wp:positionH>
                <wp:positionV relativeFrom="paragraph">
                  <wp:posOffset>423571</wp:posOffset>
                </wp:positionV>
                <wp:extent cx="3694176" cy="175564"/>
                <wp:effectExtent l="0" t="0" r="20955" b="15240"/>
                <wp:wrapNone/>
                <wp:docPr id="24" name="Rectangle: Rounded Corners 24"/>
                <wp:cNvGraphicFramePr/>
                <a:graphic xmlns:a="http://schemas.openxmlformats.org/drawingml/2006/main">
                  <a:graphicData uri="http://schemas.microsoft.com/office/word/2010/wordprocessingShape">
                    <wps:wsp>
                      <wps:cNvSpPr/>
                      <wps:spPr>
                        <a:xfrm>
                          <a:off x="0" y="0"/>
                          <a:ext cx="3694176" cy="175564"/>
                        </a:xfrm>
                        <a:prstGeom prst="roundRect">
                          <a:avLst/>
                        </a:prstGeom>
                        <a:no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63E69" id="Rectangle: Rounded Corners 24" o:spid="_x0000_s1026" style="position:absolute;margin-left:151pt;margin-top:33.35pt;width:290.9pt;height:13.8pt;z-index:25242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" filled="f" strokecolor="#92d050" strokeweight="1.5pt">
                <v:stroke joinstyle="miter"/>
              </v:roundrect>
            </w:pict>
          </mc:Fallback>
        </mc:AlternateContent>
      </w:r>
    </w:p>
    <w:p w:rsidR="00962485" w:rsidRDefault="00962485" w:rsidP="00962485">
      <w:pPr>
        <w:spacing w:after="0"/>
        <w:ind w:left="1440" w:firstLine="720"/>
      </w:pPr>
    </w:p>
    <w:p w:rsidR="00962485" w:rsidRDefault="00962485" w:rsidP="00962485">
      <w:pPr>
        <w:spacing w:after="0"/>
        <w:ind w:left="1440" w:firstLine="720"/>
      </w:pPr>
      <w:r>
        <w:t>Propose Functionality:</w:t>
      </w:r>
    </w:p>
    <w:p w:rsidR="00962485" w:rsidRDefault="00962485" w:rsidP="00962485">
      <w:pPr>
        <w:ind w:left="2160"/>
        <w:jc w:val="both"/>
      </w:pPr>
      <w:r>
        <w:t xml:space="preserve">Memo will provide approval name and new row for input date of the approval. </w:t>
      </w:r>
    </w:p>
    <w:p w:rsidR="005E5AE4" w:rsidRDefault="005E5AE4" w:rsidP="005E5AE4">
      <w:pPr>
        <w:ind w:left="2160"/>
        <w:jc w:val="both"/>
      </w:pPr>
    </w:p>
    <w:p w:rsidR="00601F36" w:rsidRDefault="00601F36" w:rsidP="00601F36">
      <w:pPr>
        <w:pStyle w:val="Heading2"/>
        <w:numPr>
          <w:ilvl w:val="1"/>
          <w:numId w:val="5"/>
        </w:numPr>
        <w:spacing w:after="240"/>
        <w:jc w:val="both"/>
      </w:pPr>
      <w:bookmarkStart w:id="113" w:name="_Toc55814115"/>
      <w:r>
        <w:t>Workflow Requirement</w:t>
      </w:r>
      <w:bookmarkEnd w:id="113"/>
    </w:p>
    <w:p w:rsidR="00601F36" w:rsidRDefault="00601F36" w:rsidP="00601F36">
      <w:pPr>
        <w:ind w:left="360" w:firstLine="720"/>
        <w:rPr>
          <w:b/>
        </w:rPr>
      </w:pPr>
      <w:r w:rsidRPr="008A51D7">
        <w:rPr>
          <w:b/>
        </w:rPr>
        <w:t xml:space="preserve">Memo </w:t>
      </w:r>
      <w:proofErr w:type="spellStart"/>
      <w:r w:rsidRPr="008A51D7">
        <w:rPr>
          <w:b/>
        </w:rPr>
        <w:t>Pengajuan</w:t>
      </w:r>
      <w:proofErr w:type="spellEnd"/>
      <w:r w:rsidRPr="008A51D7">
        <w:rPr>
          <w:b/>
        </w:rPr>
        <w:t xml:space="preserve"> COP </w:t>
      </w:r>
    </w:p>
    <w:p w:rsidR="008F1F1F" w:rsidRDefault="008F1F1F" w:rsidP="00601F36">
      <w:pPr>
        <w:ind w:left="1080"/>
      </w:pPr>
      <w:r>
        <w:t xml:space="preserve">There is one </w:t>
      </w:r>
      <w:r w:rsidR="004B6286">
        <w:t xml:space="preserve">flow that will be added in memo </w:t>
      </w:r>
      <w:proofErr w:type="spellStart"/>
      <w:r w:rsidR="004B6286">
        <w:t>pengajuan</w:t>
      </w:r>
      <w:proofErr w:type="spellEnd"/>
      <w:r w:rsidR="004B6286">
        <w:t xml:space="preserve"> COP.</w:t>
      </w:r>
    </w:p>
    <w:p w:rsidR="004B6286" w:rsidRPr="008A51D7" w:rsidRDefault="004B6286" w:rsidP="00601F36">
      <w:pPr>
        <w:ind w:left="1080"/>
        <w:rPr>
          <w:b/>
        </w:rPr>
      </w:pPr>
      <w:r w:rsidRPr="008A51D7">
        <w:rPr>
          <w:b/>
        </w:rPr>
        <w:t>Before:</w:t>
      </w:r>
    </w:p>
    <w:p w:rsidR="004B6286" w:rsidRDefault="00F21286" w:rsidP="00601F36">
      <w:pPr>
        <w:ind w:left="1080"/>
      </w:pPr>
      <w:r>
        <w:rPr>
          <w:noProof/>
        </w:rPr>
        <mc:AlternateContent>
          <mc:Choice Requires="wps">
            <w:drawing>
              <wp:anchor distT="0" distB="0" distL="114300" distR="114300" simplePos="0" relativeHeight="252406784" behindDoc="0" locked="0" layoutInCell="1" allowOverlap="1" wp14:anchorId="71883F93" wp14:editId="12FBE31D">
                <wp:simplePos x="0" y="0"/>
                <wp:positionH relativeFrom="column">
                  <wp:posOffset>3827678</wp:posOffset>
                </wp:positionH>
                <wp:positionV relativeFrom="paragraph">
                  <wp:posOffset>4496</wp:posOffset>
                </wp:positionV>
                <wp:extent cx="1016635" cy="885139"/>
                <wp:effectExtent l="0" t="0" r="12065" b="10795"/>
                <wp:wrapNone/>
                <wp:docPr id="29" name="Rectangle: Rounded Corners 29"/>
                <wp:cNvGraphicFramePr/>
                <a:graphic xmlns:a="http://schemas.openxmlformats.org/drawingml/2006/main">
                  <a:graphicData uri="http://schemas.microsoft.com/office/word/2010/wordprocessingShape">
                    <wps:wsp>
                      <wps:cNvSpPr/>
                      <wps:spPr>
                        <a:xfrm>
                          <a:off x="0" y="0"/>
                          <a:ext cx="1016635" cy="885139"/>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84CED" w:rsidRPr="008A51D7" w:rsidRDefault="00084CED" w:rsidP="00115F90">
                            <w:pPr>
                              <w:jc w:val="center"/>
                              <w:rPr>
                                <w:sz w:val="16"/>
                                <w:szCs w:val="16"/>
                              </w:rPr>
                            </w:pPr>
                            <w:r w:rsidRPr="008A51D7">
                              <w:rPr>
                                <w:sz w:val="16"/>
                                <w:szCs w:val="16"/>
                              </w:rPr>
                              <w:t xml:space="preserve">User click </w:t>
                            </w:r>
                            <w:r w:rsidRPr="008A51D7">
                              <w:rPr>
                                <w:b/>
                                <w:sz w:val="16"/>
                                <w:szCs w:val="16"/>
                              </w:rPr>
                              <w:t>Download</w:t>
                            </w:r>
                            <w:r w:rsidRPr="008A51D7">
                              <w:rPr>
                                <w:sz w:val="16"/>
                                <w:szCs w:val="16"/>
                              </w:rPr>
                              <w:t xml:space="preserve"> in </w:t>
                            </w:r>
                            <w:r w:rsidRPr="008A51D7">
                              <w:rPr>
                                <w:i/>
                                <w:sz w:val="16"/>
                                <w:szCs w:val="16"/>
                              </w:rPr>
                              <w:t xml:space="preserve">Print Memo </w:t>
                            </w:r>
                            <w:proofErr w:type="spellStart"/>
                            <w:r w:rsidRPr="008A51D7">
                              <w:rPr>
                                <w:i/>
                                <w:sz w:val="16"/>
                                <w:szCs w:val="16"/>
                              </w:rPr>
                              <w:t>Pengajuan</w:t>
                            </w:r>
                            <w:proofErr w:type="spellEnd"/>
                            <w:r w:rsidRPr="008A51D7">
                              <w:rPr>
                                <w:sz w:val="16"/>
                                <w:szCs w:val="16"/>
                              </w:rPr>
                              <w:t xml:space="preserve"> to get the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83F93" id="Rectangle: Rounded Corners 29" o:spid="_x0000_s1030" style="position:absolute;left:0;text-align:left;margin-left:301.4pt;margin-top:.35pt;width:80.05pt;height:69.7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" fillcolor="white [3201]" strokecolor="#2683c6 [3209]" strokeweight="1pt">
                <v:stroke joinstyle="miter"/>
                <v:textbox>
                  <w:txbxContent>
                    <w:p w:rsidR="00084CED" w:rsidRPr="008A51D7" w:rsidRDefault="00084CED" w:rsidP="00115F90">
                      <w:pPr>
                        <w:jc w:val="center"/>
                        <w:rPr>
                          <w:sz w:val="16"/>
                          <w:szCs w:val="16"/>
                        </w:rPr>
                      </w:pPr>
                      <w:r w:rsidRPr="008A51D7">
                        <w:rPr>
                          <w:sz w:val="16"/>
                          <w:szCs w:val="16"/>
                        </w:rPr>
                        <w:t xml:space="preserve">User click </w:t>
                      </w:r>
                      <w:r w:rsidRPr="008A51D7">
                        <w:rPr>
                          <w:b/>
                          <w:sz w:val="16"/>
                          <w:szCs w:val="16"/>
                        </w:rPr>
                        <w:t>Download</w:t>
                      </w:r>
                      <w:r w:rsidRPr="008A51D7">
                        <w:rPr>
                          <w:sz w:val="16"/>
                          <w:szCs w:val="16"/>
                        </w:rPr>
                        <w:t xml:space="preserve"> in </w:t>
                      </w:r>
                      <w:r w:rsidRPr="008A51D7">
                        <w:rPr>
                          <w:i/>
                          <w:sz w:val="16"/>
                          <w:szCs w:val="16"/>
                        </w:rPr>
                        <w:t xml:space="preserve">Print Memo </w:t>
                      </w:r>
                      <w:proofErr w:type="spellStart"/>
                      <w:r w:rsidRPr="008A51D7">
                        <w:rPr>
                          <w:i/>
                          <w:sz w:val="16"/>
                          <w:szCs w:val="16"/>
                        </w:rPr>
                        <w:t>Pengajuan</w:t>
                      </w:r>
                      <w:proofErr w:type="spellEnd"/>
                      <w:r w:rsidRPr="008A51D7">
                        <w:rPr>
                          <w:sz w:val="16"/>
                          <w:szCs w:val="16"/>
                        </w:rPr>
                        <w:t xml:space="preserve"> to get the report.</w:t>
                      </w:r>
                    </w:p>
                  </w:txbxContent>
                </v:textbox>
              </v:roundrect>
            </w:pict>
          </mc:Fallback>
        </mc:AlternateContent>
      </w:r>
      <w:r>
        <w:rPr>
          <w:noProof/>
        </w:rPr>
        <mc:AlternateContent>
          <mc:Choice Requires="wps">
            <w:drawing>
              <wp:anchor distT="0" distB="0" distL="114300" distR="114300" simplePos="0" relativeHeight="252402688" behindDoc="0" locked="0" layoutInCell="1" allowOverlap="1">
                <wp:simplePos x="0" y="0"/>
                <wp:positionH relativeFrom="column">
                  <wp:posOffset>974750</wp:posOffset>
                </wp:positionH>
                <wp:positionV relativeFrom="paragraph">
                  <wp:posOffset>11810</wp:posOffset>
                </wp:positionV>
                <wp:extent cx="929005" cy="848563"/>
                <wp:effectExtent l="0" t="0" r="23495" b="27940"/>
                <wp:wrapNone/>
                <wp:docPr id="26" name="Rectangle: Rounded Corners 26"/>
                <wp:cNvGraphicFramePr/>
                <a:graphic xmlns:a="http://schemas.openxmlformats.org/drawingml/2006/main">
                  <a:graphicData uri="http://schemas.microsoft.com/office/word/2010/wordprocessingShape">
                    <wps:wsp>
                      <wps:cNvSpPr/>
                      <wps:spPr>
                        <a:xfrm>
                          <a:off x="0" y="0"/>
                          <a:ext cx="929005" cy="848563"/>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84CED" w:rsidRPr="008A51D7" w:rsidRDefault="00084CED" w:rsidP="004B6286">
                            <w:pPr>
                              <w:jc w:val="center"/>
                              <w:rPr>
                                <w:sz w:val="16"/>
                                <w:szCs w:val="16"/>
                              </w:rPr>
                            </w:pPr>
                            <w:r w:rsidRPr="008A51D7">
                              <w:rPr>
                                <w:sz w:val="16"/>
                                <w:szCs w:val="16"/>
                              </w:rPr>
                              <w:t xml:space="preserve">User click </w:t>
                            </w:r>
                            <w:r w:rsidRPr="008A51D7">
                              <w:rPr>
                                <w:b/>
                                <w:sz w:val="16"/>
                                <w:szCs w:val="16"/>
                              </w:rPr>
                              <w:t>Update</w:t>
                            </w:r>
                            <w:r w:rsidRPr="008A51D7">
                              <w:rPr>
                                <w:sz w:val="16"/>
                                <w:szCs w:val="16"/>
                              </w:rPr>
                              <w:t xml:space="preserve"> in </w:t>
                            </w:r>
                            <w:r w:rsidRPr="008A51D7">
                              <w:rPr>
                                <w:i/>
                                <w:sz w:val="16"/>
                                <w:szCs w:val="16"/>
                              </w:rPr>
                              <w:t xml:space="preserve">Print Memo </w:t>
                            </w:r>
                            <w:proofErr w:type="spellStart"/>
                            <w:r w:rsidRPr="008A51D7">
                              <w:rPr>
                                <w:i/>
                                <w:sz w:val="16"/>
                                <w:szCs w:val="16"/>
                              </w:rPr>
                              <w:t>Pengajuan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26" o:spid="_x0000_s1031" style="position:absolute;left:0;text-align:left;margin-left:76.75pt;margin-top:.95pt;width:73.15pt;height:66.8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" fillcolor="white [3201]" strokecolor="#2683c6 [3209]" strokeweight="1pt">
                <v:stroke joinstyle="miter"/>
                <v:textbox>
                  <w:txbxContent>
                    <w:p w:rsidR="00084CED" w:rsidRPr="008A51D7" w:rsidRDefault="00084CED" w:rsidP="004B6286">
                      <w:pPr>
                        <w:jc w:val="center"/>
                        <w:rPr>
                          <w:sz w:val="16"/>
                          <w:szCs w:val="16"/>
                        </w:rPr>
                      </w:pPr>
                      <w:r w:rsidRPr="008A51D7">
                        <w:rPr>
                          <w:sz w:val="16"/>
                          <w:szCs w:val="16"/>
                        </w:rPr>
                        <w:t xml:space="preserve">User click </w:t>
                      </w:r>
                      <w:r w:rsidRPr="008A51D7">
                        <w:rPr>
                          <w:b/>
                          <w:sz w:val="16"/>
                          <w:szCs w:val="16"/>
                        </w:rPr>
                        <w:t>Update</w:t>
                      </w:r>
                      <w:r w:rsidRPr="008A51D7">
                        <w:rPr>
                          <w:sz w:val="16"/>
                          <w:szCs w:val="16"/>
                        </w:rPr>
                        <w:t xml:space="preserve"> in </w:t>
                      </w:r>
                      <w:r w:rsidRPr="008A51D7">
                        <w:rPr>
                          <w:i/>
                          <w:sz w:val="16"/>
                          <w:szCs w:val="16"/>
                        </w:rPr>
                        <w:t xml:space="preserve">Print Memo </w:t>
                      </w:r>
                      <w:proofErr w:type="spellStart"/>
                      <w:r w:rsidRPr="008A51D7">
                        <w:rPr>
                          <w:i/>
                          <w:sz w:val="16"/>
                          <w:szCs w:val="16"/>
                        </w:rPr>
                        <w:t>Pengajuan</w:t>
                      </w:r>
                      <w:proofErr w:type="spellEnd"/>
                    </w:p>
                  </w:txbxContent>
                </v:textbox>
              </v:roundrect>
            </w:pict>
          </mc:Fallback>
        </mc:AlternateContent>
      </w:r>
      <w:r>
        <w:rPr>
          <w:noProof/>
        </w:rPr>
        <mc:AlternateContent>
          <mc:Choice Requires="wps">
            <w:drawing>
              <wp:anchor distT="0" distB="0" distL="114300" distR="114300" simplePos="0" relativeHeight="252404736" behindDoc="0" locked="0" layoutInCell="1" allowOverlap="1" wp14:anchorId="26701C26" wp14:editId="35F49DDF">
                <wp:simplePos x="0" y="0"/>
                <wp:positionH relativeFrom="column">
                  <wp:posOffset>2379269</wp:posOffset>
                </wp:positionH>
                <wp:positionV relativeFrom="paragraph">
                  <wp:posOffset>4495</wp:posOffset>
                </wp:positionV>
                <wp:extent cx="929005" cy="848563"/>
                <wp:effectExtent l="0" t="0" r="23495" b="27940"/>
                <wp:wrapNone/>
                <wp:docPr id="27" name="Rectangle: Rounded Corners 27"/>
                <wp:cNvGraphicFramePr/>
                <a:graphic xmlns:a="http://schemas.openxmlformats.org/drawingml/2006/main">
                  <a:graphicData uri="http://schemas.microsoft.com/office/word/2010/wordprocessingShape">
                    <wps:wsp>
                      <wps:cNvSpPr/>
                      <wps:spPr>
                        <a:xfrm>
                          <a:off x="0" y="0"/>
                          <a:ext cx="929005" cy="848563"/>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84CED" w:rsidRPr="008A51D7" w:rsidRDefault="00084CED" w:rsidP="004B6286">
                            <w:pPr>
                              <w:jc w:val="center"/>
                              <w:rPr>
                                <w:sz w:val="16"/>
                                <w:szCs w:val="16"/>
                              </w:rPr>
                            </w:pPr>
                            <w:r w:rsidRPr="008A51D7">
                              <w:rPr>
                                <w:sz w:val="16"/>
                                <w:szCs w:val="16"/>
                              </w:rPr>
                              <w:t>User input data Head of Branch and Regional Manager</w:t>
                            </w:r>
                            <w:r>
                              <w:rPr>
                                <w:sz w:val="16"/>
                                <w:szCs w:val="16"/>
                              </w:rPr>
                              <w:t xml:space="preserve"> then click 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701C26" id="Rectangle: Rounded Corners 27" o:spid="_x0000_s1032" style="position:absolute;left:0;text-align:left;margin-left:187.35pt;margin-top:.35pt;width:73.15pt;height:66.8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" fillcolor="white [3201]" strokecolor="#2683c6 [3209]" strokeweight="1pt">
                <v:stroke joinstyle="miter"/>
                <v:textbox>
                  <w:txbxContent>
                    <w:p w:rsidR="00084CED" w:rsidRPr="008A51D7" w:rsidRDefault="00084CED" w:rsidP="004B6286">
                      <w:pPr>
                        <w:jc w:val="center"/>
                        <w:rPr>
                          <w:sz w:val="16"/>
                          <w:szCs w:val="16"/>
                        </w:rPr>
                      </w:pPr>
                      <w:r w:rsidRPr="008A51D7">
                        <w:rPr>
                          <w:sz w:val="16"/>
                          <w:szCs w:val="16"/>
                        </w:rPr>
                        <w:t>User input data Head of Branch and Regional Manager</w:t>
                      </w:r>
                      <w:r>
                        <w:rPr>
                          <w:sz w:val="16"/>
                          <w:szCs w:val="16"/>
                        </w:rPr>
                        <w:t xml:space="preserve"> then click save</w:t>
                      </w:r>
                    </w:p>
                  </w:txbxContent>
                </v:textbox>
              </v:roundrect>
            </w:pict>
          </mc:Fallback>
        </mc:AlternateContent>
      </w:r>
    </w:p>
    <w:p w:rsidR="004B6286" w:rsidRDefault="008A51D7" w:rsidP="00601F36">
      <w:pPr>
        <w:ind w:left="1080"/>
      </w:pPr>
      <w:r>
        <w:rPr>
          <w:noProof/>
        </w:rPr>
        <mc:AlternateContent>
          <mc:Choice Requires="wps">
            <w:drawing>
              <wp:anchor distT="0" distB="0" distL="114300" distR="114300" simplePos="0" relativeHeight="252409856" behindDoc="0" locked="0" layoutInCell="1" allowOverlap="1" wp14:anchorId="2DA98F69" wp14:editId="5CEF85D6">
                <wp:simplePos x="0" y="0"/>
                <wp:positionH relativeFrom="column">
                  <wp:posOffset>3409289</wp:posOffset>
                </wp:positionH>
                <wp:positionV relativeFrom="paragraph">
                  <wp:posOffset>112116</wp:posOffset>
                </wp:positionV>
                <wp:extent cx="321869" cy="0"/>
                <wp:effectExtent l="0" t="95250" r="0" b="95250"/>
                <wp:wrapNone/>
                <wp:docPr id="41" name="Straight Arrow Connector 41"/>
                <wp:cNvGraphicFramePr/>
                <a:graphic xmlns:a="http://schemas.openxmlformats.org/drawingml/2006/main">
                  <a:graphicData uri="http://schemas.microsoft.com/office/word/2010/wordprocessingShape">
                    <wps:wsp>
                      <wps:cNvCnPr/>
                      <wps:spPr>
                        <a:xfrm>
                          <a:off x="0" y="0"/>
                          <a:ext cx="321869"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2AEB95" id="Straight Arrow Connector 41" o:spid="_x0000_s1026" type="#_x0000_t32" style="position:absolute;margin-left:268.45pt;margin-top:8.85pt;width:25.35pt;height:0;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" strokecolor="black [3200]" strokeweight="2.25pt">
                <v:stroke endarrow="block" joinstyle="miter"/>
              </v:shape>
            </w:pict>
          </mc:Fallback>
        </mc:AlternateContent>
      </w:r>
      <w:r>
        <w:rPr>
          <w:noProof/>
        </w:rPr>
        <mc:AlternateContent>
          <mc:Choice Requires="wps">
            <w:drawing>
              <wp:anchor distT="0" distB="0" distL="114300" distR="114300" simplePos="0" relativeHeight="252407808" behindDoc="0" locked="0" layoutInCell="1" allowOverlap="1">
                <wp:simplePos x="0" y="0"/>
                <wp:positionH relativeFrom="column">
                  <wp:posOffset>1991360</wp:posOffset>
                </wp:positionH>
                <wp:positionV relativeFrom="paragraph">
                  <wp:posOffset>118440</wp:posOffset>
                </wp:positionV>
                <wp:extent cx="321869" cy="0"/>
                <wp:effectExtent l="0" t="95250" r="0" b="95250"/>
                <wp:wrapNone/>
                <wp:docPr id="32" name="Straight Arrow Connector 32"/>
                <wp:cNvGraphicFramePr/>
                <a:graphic xmlns:a="http://schemas.openxmlformats.org/drawingml/2006/main">
                  <a:graphicData uri="http://schemas.microsoft.com/office/word/2010/wordprocessingShape">
                    <wps:wsp>
                      <wps:cNvCnPr/>
                      <wps:spPr>
                        <a:xfrm>
                          <a:off x="0" y="0"/>
                          <a:ext cx="321869"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FAD81D" id="Straight Arrow Connector 32" o:spid="_x0000_s1026" type="#_x0000_t32" style="position:absolute;margin-left:156.8pt;margin-top:9.35pt;width:25.35pt;height:0;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" strokecolor="black [3200]" strokeweight="2.25pt">
                <v:stroke endarrow="block" joinstyle="miter"/>
              </v:shape>
            </w:pict>
          </mc:Fallback>
        </mc:AlternateContent>
      </w:r>
    </w:p>
    <w:p w:rsidR="004B6286" w:rsidRDefault="004B6286" w:rsidP="00601F36">
      <w:pPr>
        <w:ind w:left="1080"/>
      </w:pPr>
    </w:p>
    <w:p w:rsidR="004B6286" w:rsidRDefault="004B6286" w:rsidP="00601F36">
      <w:pPr>
        <w:ind w:left="1080"/>
      </w:pPr>
    </w:p>
    <w:p w:rsidR="008A51D7" w:rsidRPr="008A51D7" w:rsidRDefault="00575612" w:rsidP="008A51D7">
      <w:pPr>
        <w:ind w:left="1080"/>
        <w:rPr>
          <w:b/>
        </w:rPr>
      </w:pPr>
      <w:r>
        <w:rPr>
          <w:noProof/>
        </w:rPr>
        <mc:AlternateContent>
          <mc:Choice Requires="wps">
            <w:drawing>
              <wp:anchor distT="0" distB="0" distL="114300" distR="114300" simplePos="0" relativeHeight="252421120" behindDoc="0" locked="0" layoutInCell="1" allowOverlap="1">
                <wp:simplePos x="0" y="0"/>
                <wp:positionH relativeFrom="column">
                  <wp:posOffset>4053840</wp:posOffset>
                </wp:positionH>
                <wp:positionV relativeFrom="paragraph">
                  <wp:posOffset>44145</wp:posOffset>
                </wp:positionV>
                <wp:extent cx="972922" cy="336500"/>
                <wp:effectExtent l="0" t="0" r="0" b="6985"/>
                <wp:wrapNone/>
                <wp:docPr id="51" name="Text Box 51"/>
                <wp:cNvGraphicFramePr/>
                <a:graphic xmlns:a="http://schemas.openxmlformats.org/drawingml/2006/main">
                  <a:graphicData uri="http://schemas.microsoft.com/office/word/2010/wordprocessingShape">
                    <wps:wsp>
                      <wps:cNvSpPr txBox="1"/>
                      <wps:spPr>
                        <a:xfrm>
                          <a:off x="0" y="0"/>
                          <a:ext cx="972922" cy="336500"/>
                        </a:xfrm>
                        <a:prstGeom prst="rect">
                          <a:avLst/>
                        </a:prstGeom>
                        <a:noFill/>
                        <a:ln w="6350">
                          <a:noFill/>
                        </a:ln>
                      </wps:spPr>
                      <wps:txbx>
                        <w:txbxContent>
                          <w:p w:rsidR="00084CED" w:rsidRPr="00575612" w:rsidRDefault="00084CED">
                            <w:pPr>
                              <w:rPr>
                                <w:i/>
                                <w:sz w:val="18"/>
                              </w:rPr>
                            </w:pPr>
                            <w:r w:rsidRPr="00575612">
                              <w:rPr>
                                <w:i/>
                                <w:sz w:val="18"/>
                              </w:rPr>
                              <w:t>New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1" o:spid="_x0000_s1033" type="#_x0000_t202" style="position:absolute;left:0;text-align:left;margin-left:319.2pt;margin-top:3.5pt;width:76.6pt;height:26.5pt;z-index:25242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" filled="f" stroked="f" strokeweight=".5pt">
                <v:textbox>
                  <w:txbxContent>
                    <w:p w:rsidR="00084CED" w:rsidRPr="00575612" w:rsidRDefault="00084CED">
                      <w:pPr>
                        <w:rPr>
                          <w:i/>
                          <w:sz w:val="18"/>
                        </w:rPr>
                      </w:pPr>
                      <w:r w:rsidRPr="00575612">
                        <w:rPr>
                          <w:i/>
                          <w:sz w:val="18"/>
                        </w:rPr>
                        <w:t>New flow</w:t>
                      </w:r>
                    </w:p>
                  </w:txbxContent>
                </v:textbox>
              </v:shape>
            </w:pict>
          </mc:Fallback>
        </mc:AlternateContent>
      </w:r>
      <w:r w:rsidR="00F21286">
        <w:rPr>
          <w:noProof/>
        </w:rPr>
        <mc:AlternateContent>
          <mc:Choice Requires="wps">
            <w:drawing>
              <wp:anchor distT="0" distB="0" distL="114300" distR="114300" simplePos="0" relativeHeight="252412928" behindDoc="0" locked="0" layoutInCell="1" allowOverlap="1" wp14:anchorId="18FA3598" wp14:editId="51E6B972">
                <wp:simplePos x="0" y="0"/>
                <wp:positionH relativeFrom="column">
                  <wp:posOffset>2379269</wp:posOffset>
                </wp:positionH>
                <wp:positionV relativeFrom="paragraph">
                  <wp:posOffset>287960</wp:posOffset>
                </wp:positionV>
                <wp:extent cx="929005" cy="929030"/>
                <wp:effectExtent l="0" t="0" r="23495" b="23495"/>
                <wp:wrapNone/>
                <wp:docPr id="44" name="Rectangle: Rounded Corners 44"/>
                <wp:cNvGraphicFramePr/>
                <a:graphic xmlns:a="http://schemas.openxmlformats.org/drawingml/2006/main">
                  <a:graphicData uri="http://schemas.microsoft.com/office/word/2010/wordprocessingShape">
                    <wps:wsp>
                      <wps:cNvSpPr/>
                      <wps:spPr>
                        <a:xfrm>
                          <a:off x="0" y="0"/>
                          <a:ext cx="929005" cy="9290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84CED" w:rsidRPr="008A51D7" w:rsidRDefault="00084CED" w:rsidP="008A51D7">
                            <w:pPr>
                              <w:jc w:val="center"/>
                              <w:rPr>
                                <w:sz w:val="16"/>
                                <w:szCs w:val="16"/>
                              </w:rPr>
                            </w:pPr>
                            <w:r w:rsidRPr="008A51D7">
                              <w:rPr>
                                <w:sz w:val="16"/>
                                <w:szCs w:val="16"/>
                              </w:rPr>
                              <w:t>User input data Head of Branch and Regional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FA3598" id="Rectangle: Rounded Corners 44" o:spid="_x0000_s1034" style="position:absolute;left:0;text-align:left;margin-left:187.35pt;margin-top:22.65pt;width:73.15pt;height:73.15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" fillcolor="white [3201]" strokecolor="#2683c6 [3209]" strokeweight="1pt">
                <v:stroke joinstyle="miter"/>
                <v:textbox>
                  <w:txbxContent>
                    <w:p w:rsidR="00084CED" w:rsidRPr="008A51D7" w:rsidRDefault="00084CED" w:rsidP="008A51D7">
                      <w:pPr>
                        <w:jc w:val="center"/>
                        <w:rPr>
                          <w:sz w:val="16"/>
                          <w:szCs w:val="16"/>
                        </w:rPr>
                      </w:pPr>
                      <w:r w:rsidRPr="008A51D7">
                        <w:rPr>
                          <w:sz w:val="16"/>
                          <w:szCs w:val="16"/>
                        </w:rPr>
                        <w:t>User input data Head of Branch and Regional Manager</w:t>
                      </w:r>
                    </w:p>
                  </w:txbxContent>
                </v:textbox>
              </v:roundrect>
            </w:pict>
          </mc:Fallback>
        </mc:AlternateContent>
      </w:r>
      <w:r w:rsidR="008A51D7">
        <w:rPr>
          <w:b/>
        </w:rPr>
        <w:t>After</w:t>
      </w:r>
      <w:r w:rsidR="008A51D7" w:rsidRPr="008A51D7">
        <w:rPr>
          <w:b/>
        </w:rPr>
        <w:t>:</w:t>
      </w:r>
    </w:p>
    <w:p w:rsidR="008A51D7" w:rsidRDefault="00F21286" w:rsidP="008A51D7">
      <w:pPr>
        <w:ind w:left="1080"/>
      </w:pPr>
      <w:r>
        <w:rPr>
          <w:noProof/>
        </w:rPr>
        <mc:AlternateContent>
          <mc:Choice Requires="wps">
            <w:drawing>
              <wp:anchor distT="0" distB="0" distL="114300" distR="114300" simplePos="0" relativeHeight="252418048" behindDoc="0" locked="0" layoutInCell="1" allowOverlap="1" wp14:anchorId="300D6A1F" wp14:editId="0DAD06E0">
                <wp:simplePos x="0" y="0"/>
                <wp:positionH relativeFrom="column">
                  <wp:posOffset>3915461</wp:posOffset>
                </wp:positionH>
                <wp:positionV relativeFrom="paragraph">
                  <wp:posOffset>10160</wp:posOffset>
                </wp:positionV>
                <wp:extent cx="929005" cy="965606"/>
                <wp:effectExtent l="0" t="0" r="23495" b="25400"/>
                <wp:wrapNone/>
                <wp:docPr id="49" name="Rectangle: Rounded Corners 49"/>
                <wp:cNvGraphicFramePr/>
                <a:graphic xmlns:a="http://schemas.openxmlformats.org/drawingml/2006/main">
                  <a:graphicData uri="http://schemas.microsoft.com/office/word/2010/wordprocessingShape">
                    <wps:wsp>
                      <wps:cNvSpPr/>
                      <wps:spPr>
                        <a:xfrm>
                          <a:off x="0" y="0"/>
                          <a:ext cx="929005" cy="965606"/>
                        </a:xfrm>
                        <a:prstGeom prst="roundRect">
                          <a:avLst/>
                        </a:prstGeom>
                        <a:ln>
                          <a:solidFill>
                            <a:srgbClr val="00B050"/>
                          </a:solidFill>
                        </a:ln>
                      </wps:spPr>
                      <wps:style>
                        <a:lnRef idx="2">
                          <a:schemeClr val="accent6"/>
                        </a:lnRef>
                        <a:fillRef idx="1">
                          <a:schemeClr val="lt1"/>
                        </a:fillRef>
                        <a:effectRef idx="0">
                          <a:schemeClr val="accent6"/>
                        </a:effectRef>
                        <a:fontRef idx="minor">
                          <a:schemeClr val="dk1"/>
                        </a:fontRef>
                      </wps:style>
                      <wps:txbx>
                        <w:txbxContent>
                          <w:p w:rsidR="00084CED" w:rsidRPr="008A51D7" w:rsidRDefault="00084CED" w:rsidP="00F21286">
                            <w:pPr>
                              <w:jc w:val="center"/>
                              <w:rPr>
                                <w:sz w:val="16"/>
                                <w:szCs w:val="16"/>
                              </w:rPr>
                            </w:pPr>
                            <w:r w:rsidRPr="008A51D7">
                              <w:rPr>
                                <w:sz w:val="16"/>
                                <w:szCs w:val="16"/>
                              </w:rPr>
                              <w:t xml:space="preserve">User </w:t>
                            </w:r>
                            <w:r>
                              <w:rPr>
                                <w:sz w:val="16"/>
                                <w:szCs w:val="16"/>
                              </w:rPr>
                              <w:t>need to choose the type of memo from drop down menu then click 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0D6A1F" id="Rectangle: Rounded Corners 49" o:spid="_x0000_s1035" style="position:absolute;left:0;text-align:left;margin-left:308.3pt;margin-top:.8pt;width:73.15pt;height:76.05pt;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" fillcolor="white [3201]" strokecolor="#00b050" strokeweight="1pt">
                <v:stroke joinstyle="miter"/>
                <v:textbox>
                  <w:txbxContent>
                    <w:p w:rsidR="00084CED" w:rsidRPr="008A51D7" w:rsidRDefault="00084CED" w:rsidP="00F21286">
                      <w:pPr>
                        <w:jc w:val="center"/>
                        <w:rPr>
                          <w:sz w:val="16"/>
                          <w:szCs w:val="16"/>
                        </w:rPr>
                      </w:pPr>
                      <w:r w:rsidRPr="008A51D7">
                        <w:rPr>
                          <w:sz w:val="16"/>
                          <w:szCs w:val="16"/>
                        </w:rPr>
                        <w:t xml:space="preserve">User </w:t>
                      </w:r>
                      <w:r>
                        <w:rPr>
                          <w:sz w:val="16"/>
                          <w:szCs w:val="16"/>
                        </w:rPr>
                        <w:t>need to choose the type of memo from drop down menu then click save</w:t>
                      </w:r>
                    </w:p>
                  </w:txbxContent>
                </v:textbox>
              </v:roundrect>
            </w:pict>
          </mc:Fallback>
        </mc:AlternateContent>
      </w:r>
      <w:r>
        <w:rPr>
          <w:noProof/>
        </w:rPr>
        <mc:AlternateContent>
          <mc:Choice Requires="wps">
            <w:drawing>
              <wp:anchor distT="0" distB="0" distL="114300" distR="114300" simplePos="0" relativeHeight="252413952" behindDoc="0" locked="0" layoutInCell="1" allowOverlap="1" wp14:anchorId="6049D6B8" wp14:editId="0BBF2F55">
                <wp:simplePos x="0" y="0"/>
                <wp:positionH relativeFrom="margin">
                  <wp:align>right</wp:align>
                </wp:positionH>
                <wp:positionV relativeFrom="paragraph">
                  <wp:posOffset>10160</wp:posOffset>
                </wp:positionV>
                <wp:extent cx="1016635" cy="943661"/>
                <wp:effectExtent l="0" t="0" r="12065" b="27940"/>
                <wp:wrapNone/>
                <wp:docPr id="42" name="Rectangle: Rounded Corners 42"/>
                <wp:cNvGraphicFramePr/>
                <a:graphic xmlns:a="http://schemas.openxmlformats.org/drawingml/2006/main">
                  <a:graphicData uri="http://schemas.microsoft.com/office/word/2010/wordprocessingShape">
                    <wps:wsp>
                      <wps:cNvSpPr/>
                      <wps:spPr>
                        <a:xfrm>
                          <a:off x="0" y="0"/>
                          <a:ext cx="1016635" cy="94366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84CED" w:rsidRPr="008A51D7" w:rsidRDefault="00084CED" w:rsidP="008A51D7">
                            <w:pPr>
                              <w:jc w:val="center"/>
                              <w:rPr>
                                <w:sz w:val="16"/>
                                <w:szCs w:val="16"/>
                              </w:rPr>
                            </w:pPr>
                            <w:r w:rsidRPr="008A51D7">
                              <w:rPr>
                                <w:sz w:val="16"/>
                                <w:szCs w:val="16"/>
                              </w:rPr>
                              <w:t xml:space="preserve">User click </w:t>
                            </w:r>
                            <w:r w:rsidRPr="008A51D7">
                              <w:rPr>
                                <w:b/>
                                <w:sz w:val="16"/>
                                <w:szCs w:val="16"/>
                              </w:rPr>
                              <w:t>Download</w:t>
                            </w:r>
                            <w:r w:rsidRPr="008A51D7">
                              <w:rPr>
                                <w:sz w:val="16"/>
                                <w:szCs w:val="16"/>
                              </w:rPr>
                              <w:t xml:space="preserve"> in </w:t>
                            </w:r>
                            <w:r w:rsidRPr="008A51D7">
                              <w:rPr>
                                <w:i/>
                                <w:sz w:val="16"/>
                                <w:szCs w:val="16"/>
                              </w:rPr>
                              <w:t xml:space="preserve">Print Memo </w:t>
                            </w:r>
                            <w:proofErr w:type="spellStart"/>
                            <w:r w:rsidRPr="008A51D7">
                              <w:rPr>
                                <w:i/>
                                <w:sz w:val="16"/>
                                <w:szCs w:val="16"/>
                              </w:rPr>
                              <w:t>Pengajuan</w:t>
                            </w:r>
                            <w:proofErr w:type="spellEnd"/>
                            <w:r w:rsidRPr="008A51D7">
                              <w:rPr>
                                <w:sz w:val="16"/>
                                <w:szCs w:val="16"/>
                              </w:rPr>
                              <w:t xml:space="preserve"> to get the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49D6B8" id="Rectangle: Rounded Corners 42" o:spid="_x0000_s1036" style="position:absolute;left:0;text-align:left;margin-left:28.85pt;margin-top:.8pt;width:80.05pt;height:74.3pt;z-index:25241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" fillcolor="white [3201]" strokecolor="#2683c6 [3209]" strokeweight="1pt">
                <v:stroke joinstyle="miter"/>
                <v:textbox>
                  <w:txbxContent>
                    <w:p w:rsidR="00084CED" w:rsidRPr="008A51D7" w:rsidRDefault="00084CED" w:rsidP="008A51D7">
                      <w:pPr>
                        <w:jc w:val="center"/>
                        <w:rPr>
                          <w:sz w:val="16"/>
                          <w:szCs w:val="16"/>
                        </w:rPr>
                      </w:pPr>
                      <w:r w:rsidRPr="008A51D7">
                        <w:rPr>
                          <w:sz w:val="16"/>
                          <w:szCs w:val="16"/>
                        </w:rPr>
                        <w:t xml:space="preserve">User click </w:t>
                      </w:r>
                      <w:r w:rsidRPr="008A51D7">
                        <w:rPr>
                          <w:b/>
                          <w:sz w:val="16"/>
                          <w:szCs w:val="16"/>
                        </w:rPr>
                        <w:t>Download</w:t>
                      </w:r>
                      <w:r w:rsidRPr="008A51D7">
                        <w:rPr>
                          <w:sz w:val="16"/>
                          <w:szCs w:val="16"/>
                        </w:rPr>
                        <w:t xml:space="preserve"> in </w:t>
                      </w:r>
                      <w:r w:rsidRPr="008A51D7">
                        <w:rPr>
                          <w:i/>
                          <w:sz w:val="16"/>
                          <w:szCs w:val="16"/>
                        </w:rPr>
                        <w:t xml:space="preserve">Print Memo </w:t>
                      </w:r>
                      <w:proofErr w:type="spellStart"/>
                      <w:r w:rsidRPr="008A51D7">
                        <w:rPr>
                          <w:i/>
                          <w:sz w:val="16"/>
                          <w:szCs w:val="16"/>
                        </w:rPr>
                        <w:t>Pengajuan</w:t>
                      </w:r>
                      <w:proofErr w:type="spellEnd"/>
                      <w:r w:rsidRPr="008A51D7">
                        <w:rPr>
                          <w:sz w:val="16"/>
                          <w:szCs w:val="16"/>
                        </w:rPr>
                        <w:t xml:space="preserve"> to get the report.</w:t>
                      </w:r>
                    </w:p>
                  </w:txbxContent>
                </v:textbox>
                <w10:wrap anchorx="margin"/>
              </v:roundrect>
            </w:pict>
          </mc:Fallback>
        </mc:AlternateContent>
      </w:r>
      <w:r>
        <w:rPr>
          <w:noProof/>
        </w:rPr>
        <mc:AlternateContent>
          <mc:Choice Requires="wps">
            <w:drawing>
              <wp:anchor distT="0" distB="0" distL="114300" distR="114300" simplePos="0" relativeHeight="252411904" behindDoc="0" locked="0" layoutInCell="1" allowOverlap="1" wp14:anchorId="4087853A" wp14:editId="2A0EE880">
                <wp:simplePos x="0" y="0"/>
                <wp:positionH relativeFrom="column">
                  <wp:posOffset>974750</wp:posOffset>
                </wp:positionH>
                <wp:positionV relativeFrom="paragraph">
                  <wp:posOffset>10160</wp:posOffset>
                </wp:positionV>
                <wp:extent cx="929005" cy="929030"/>
                <wp:effectExtent l="0" t="0" r="23495" b="23495"/>
                <wp:wrapNone/>
                <wp:docPr id="43" name="Rectangle: Rounded Corners 43"/>
                <wp:cNvGraphicFramePr/>
                <a:graphic xmlns:a="http://schemas.openxmlformats.org/drawingml/2006/main">
                  <a:graphicData uri="http://schemas.microsoft.com/office/word/2010/wordprocessingShape">
                    <wps:wsp>
                      <wps:cNvSpPr/>
                      <wps:spPr>
                        <a:xfrm>
                          <a:off x="0" y="0"/>
                          <a:ext cx="929005" cy="9290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084CED" w:rsidRPr="008A51D7" w:rsidRDefault="00084CED" w:rsidP="008A51D7">
                            <w:pPr>
                              <w:jc w:val="center"/>
                              <w:rPr>
                                <w:sz w:val="16"/>
                                <w:szCs w:val="16"/>
                              </w:rPr>
                            </w:pPr>
                            <w:r w:rsidRPr="008A51D7">
                              <w:rPr>
                                <w:sz w:val="16"/>
                                <w:szCs w:val="16"/>
                              </w:rPr>
                              <w:t xml:space="preserve">User click </w:t>
                            </w:r>
                            <w:r w:rsidRPr="008A51D7">
                              <w:rPr>
                                <w:b/>
                                <w:sz w:val="16"/>
                                <w:szCs w:val="16"/>
                              </w:rPr>
                              <w:t>Update</w:t>
                            </w:r>
                            <w:r w:rsidRPr="008A51D7">
                              <w:rPr>
                                <w:sz w:val="16"/>
                                <w:szCs w:val="16"/>
                              </w:rPr>
                              <w:t xml:space="preserve"> in </w:t>
                            </w:r>
                            <w:r w:rsidRPr="008A51D7">
                              <w:rPr>
                                <w:i/>
                                <w:sz w:val="16"/>
                                <w:szCs w:val="16"/>
                              </w:rPr>
                              <w:t xml:space="preserve">Print Memo </w:t>
                            </w:r>
                            <w:proofErr w:type="spellStart"/>
                            <w:r w:rsidRPr="008A51D7">
                              <w:rPr>
                                <w:i/>
                                <w:sz w:val="16"/>
                                <w:szCs w:val="16"/>
                              </w:rPr>
                              <w:t>Pengajuan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87853A" id="Rectangle: Rounded Corners 43" o:spid="_x0000_s1037" style="position:absolute;left:0;text-align:left;margin-left:76.75pt;margin-top:.8pt;width:73.15pt;height:73.1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" fillcolor="white [3201]" strokecolor="#2683c6 [3209]" strokeweight="1pt">
                <v:stroke joinstyle="miter"/>
                <v:textbox>
                  <w:txbxContent>
                    <w:p w:rsidR="00084CED" w:rsidRPr="008A51D7" w:rsidRDefault="00084CED" w:rsidP="008A51D7">
                      <w:pPr>
                        <w:jc w:val="center"/>
                        <w:rPr>
                          <w:sz w:val="16"/>
                          <w:szCs w:val="16"/>
                        </w:rPr>
                      </w:pPr>
                      <w:r w:rsidRPr="008A51D7">
                        <w:rPr>
                          <w:sz w:val="16"/>
                          <w:szCs w:val="16"/>
                        </w:rPr>
                        <w:t xml:space="preserve">User click </w:t>
                      </w:r>
                      <w:r w:rsidRPr="008A51D7">
                        <w:rPr>
                          <w:b/>
                          <w:sz w:val="16"/>
                          <w:szCs w:val="16"/>
                        </w:rPr>
                        <w:t>Update</w:t>
                      </w:r>
                      <w:r w:rsidRPr="008A51D7">
                        <w:rPr>
                          <w:sz w:val="16"/>
                          <w:szCs w:val="16"/>
                        </w:rPr>
                        <w:t xml:space="preserve"> in </w:t>
                      </w:r>
                      <w:r w:rsidRPr="008A51D7">
                        <w:rPr>
                          <w:i/>
                          <w:sz w:val="16"/>
                          <w:szCs w:val="16"/>
                        </w:rPr>
                        <w:t xml:space="preserve">Print Memo </w:t>
                      </w:r>
                      <w:proofErr w:type="spellStart"/>
                      <w:r w:rsidRPr="008A51D7">
                        <w:rPr>
                          <w:i/>
                          <w:sz w:val="16"/>
                          <w:szCs w:val="16"/>
                        </w:rPr>
                        <w:t>Pengajuan</w:t>
                      </w:r>
                      <w:proofErr w:type="spellEnd"/>
                    </w:p>
                  </w:txbxContent>
                </v:textbox>
              </v:roundrect>
            </w:pict>
          </mc:Fallback>
        </mc:AlternateContent>
      </w:r>
    </w:p>
    <w:p w:rsidR="008A51D7" w:rsidRDefault="00F21286" w:rsidP="008A51D7">
      <w:pPr>
        <w:ind w:left="1080"/>
      </w:pPr>
      <w:r>
        <w:rPr>
          <w:noProof/>
        </w:rPr>
        <mc:AlternateContent>
          <mc:Choice Requires="wps">
            <w:drawing>
              <wp:anchor distT="0" distB="0" distL="114300" distR="114300" simplePos="0" relativeHeight="252420096" behindDoc="0" locked="0" layoutInCell="1" allowOverlap="1" wp14:anchorId="774716C0" wp14:editId="7D40B856">
                <wp:simplePos x="0" y="0"/>
                <wp:positionH relativeFrom="column">
                  <wp:posOffset>3445815</wp:posOffset>
                </wp:positionH>
                <wp:positionV relativeFrom="paragraph">
                  <wp:posOffset>125476</wp:posOffset>
                </wp:positionV>
                <wp:extent cx="321869" cy="0"/>
                <wp:effectExtent l="0" t="95250" r="0" b="95250"/>
                <wp:wrapNone/>
                <wp:docPr id="50" name="Straight Arrow Connector 50"/>
                <wp:cNvGraphicFramePr/>
                <a:graphic xmlns:a="http://schemas.openxmlformats.org/drawingml/2006/main">
                  <a:graphicData uri="http://schemas.microsoft.com/office/word/2010/wordprocessingShape">
                    <wps:wsp>
                      <wps:cNvCnPr/>
                      <wps:spPr>
                        <a:xfrm>
                          <a:off x="0" y="0"/>
                          <a:ext cx="321869"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630A4E" id="Straight Arrow Connector 50" o:spid="_x0000_s1026" type="#_x0000_t32" style="position:absolute;margin-left:271.3pt;margin-top:9.9pt;width:25.35pt;height:0;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" strokecolor="black [3200]" strokeweight="2.25pt">
                <v:stroke endarrow="block" joinstyle="miter"/>
              </v:shape>
            </w:pict>
          </mc:Fallback>
        </mc:AlternateContent>
      </w:r>
      <w:r w:rsidR="008A51D7">
        <w:rPr>
          <w:noProof/>
        </w:rPr>
        <mc:AlternateContent>
          <mc:Choice Requires="wps">
            <w:drawing>
              <wp:anchor distT="0" distB="0" distL="114300" distR="114300" simplePos="0" relativeHeight="252416000" behindDoc="0" locked="0" layoutInCell="1" allowOverlap="1" wp14:anchorId="1B653138" wp14:editId="141DECEA">
                <wp:simplePos x="0" y="0"/>
                <wp:positionH relativeFrom="column">
                  <wp:posOffset>4949571</wp:posOffset>
                </wp:positionH>
                <wp:positionV relativeFrom="paragraph">
                  <wp:posOffset>119075</wp:posOffset>
                </wp:positionV>
                <wp:extent cx="321869" cy="0"/>
                <wp:effectExtent l="0" t="95250" r="0" b="95250"/>
                <wp:wrapNone/>
                <wp:docPr id="46" name="Straight Arrow Connector 46"/>
                <wp:cNvGraphicFramePr/>
                <a:graphic xmlns:a="http://schemas.openxmlformats.org/drawingml/2006/main">
                  <a:graphicData uri="http://schemas.microsoft.com/office/word/2010/wordprocessingShape">
                    <wps:wsp>
                      <wps:cNvCnPr/>
                      <wps:spPr>
                        <a:xfrm>
                          <a:off x="0" y="0"/>
                          <a:ext cx="321869"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134BC2" id="Straight Arrow Connector 46" o:spid="_x0000_s1026" type="#_x0000_t32" style="position:absolute;margin-left:389.75pt;margin-top:9.4pt;width:25.35pt;height:0;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" strokecolor="black [3200]" strokeweight="2.25pt">
                <v:stroke endarrow="block" joinstyle="miter"/>
              </v:shape>
            </w:pict>
          </mc:Fallback>
        </mc:AlternateContent>
      </w:r>
      <w:r w:rsidR="008A51D7">
        <w:rPr>
          <w:noProof/>
        </w:rPr>
        <mc:AlternateContent>
          <mc:Choice Requires="wps">
            <w:drawing>
              <wp:anchor distT="0" distB="0" distL="114300" distR="114300" simplePos="0" relativeHeight="252414976" behindDoc="0" locked="0" layoutInCell="1" allowOverlap="1" wp14:anchorId="5B168FFE" wp14:editId="0B9EEBF4">
                <wp:simplePos x="0" y="0"/>
                <wp:positionH relativeFrom="column">
                  <wp:posOffset>1991360</wp:posOffset>
                </wp:positionH>
                <wp:positionV relativeFrom="paragraph">
                  <wp:posOffset>118440</wp:posOffset>
                </wp:positionV>
                <wp:extent cx="321869" cy="0"/>
                <wp:effectExtent l="0" t="95250" r="0" b="95250"/>
                <wp:wrapNone/>
                <wp:docPr id="48" name="Straight Arrow Connector 48"/>
                <wp:cNvGraphicFramePr/>
                <a:graphic xmlns:a="http://schemas.openxmlformats.org/drawingml/2006/main">
                  <a:graphicData uri="http://schemas.microsoft.com/office/word/2010/wordprocessingShape">
                    <wps:wsp>
                      <wps:cNvCnPr/>
                      <wps:spPr>
                        <a:xfrm>
                          <a:off x="0" y="0"/>
                          <a:ext cx="321869"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3DB054" id="Straight Arrow Connector 48" o:spid="_x0000_s1026" type="#_x0000_t32" style="position:absolute;margin-left:156.8pt;margin-top:9.35pt;width:25.35pt;height:0;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" strokecolor="black [3200]" strokeweight="2.25pt">
                <v:stroke endarrow="block" joinstyle="miter"/>
              </v:shape>
            </w:pict>
          </mc:Fallback>
        </mc:AlternateContent>
      </w:r>
    </w:p>
    <w:p w:rsidR="008A51D7" w:rsidRDefault="008A51D7" w:rsidP="008A51D7"/>
    <w:p w:rsidR="008F1F1F" w:rsidRDefault="008F1F1F" w:rsidP="00601F36">
      <w:pPr>
        <w:ind w:left="1080"/>
      </w:pPr>
    </w:p>
    <w:p w:rsidR="00962485" w:rsidRDefault="00962485" w:rsidP="00575612">
      <w:pPr>
        <w:jc w:val="both"/>
      </w:pPr>
    </w:p>
    <w:p w:rsidR="00575612" w:rsidRPr="00770CE9" w:rsidRDefault="00575612" w:rsidP="00575612">
      <w:pPr>
        <w:pStyle w:val="Heading1"/>
        <w:spacing w:after="240"/>
        <w:jc w:val="both"/>
      </w:pPr>
      <w:bookmarkStart w:id="114" w:name="_Toc55814116"/>
      <w:r w:rsidRPr="00443043">
        <w:t>3</w:t>
      </w:r>
      <w:r w:rsidRPr="00443043">
        <w:rPr>
          <w:b w:val="0"/>
        </w:rPr>
        <w:t>.</w:t>
      </w:r>
      <w:r>
        <w:t xml:space="preserve"> </w:t>
      </w:r>
      <w:r w:rsidRPr="00770CE9">
        <w:t>Risks and Mitigation</w:t>
      </w:r>
      <w:bookmarkEnd w:id="114"/>
    </w:p>
    <w:p w:rsidR="00575612" w:rsidRDefault="00575612" w:rsidP="00575612">
      <w:pPr>
        <w:spacing w:after="0"/>
        <w:ind w:left="720"/>
        <w:rPr>
          <w:rFonts w:ascii="Calibri" w:hAnsi="Calibri" w:cs="Times New Roman"/>
          <w:szCs w:val="20"/>
        </w:rPr>
      </w:pPr>
      <w:r>
        <w:rPr>
          <w:rFonts w:ascii="Calibri" w:hAnsi="Calibri" w:cs="Times New Roman"/>
          <w:szCs w:val="20"/>
        </w:rPr>
        <w:t>The e</w:t>
      </w:r>
      <w:r w:rsidRPr="00586EE9">
        <w:rPr>
          <w:rFonts w:ascii="Calibri" w:hAnsi="Calibri" w:cs="Times New Roman"/>
          <w:szCs w:val="20"/>
        </w:rPr>
        <w:t>rror possibility could be found in other report such as in PJB, Disposal Rep</w:t>
      </w:r>
      <w:r>
        <w:rPr>
          <w:rFonts w:ascii="Calibri" w:hAnsi="Calibri" w:cs="Times New Roman"/>
          <w:szCs w:val="20"/>
        </w:rPr>
        <w:t xml:space="preserve">ort, and Profit Analysis Report </w:t>
      </w:r>
      <w:r w:rsidRPr="00586EE9">
        <w:rPr>
          <w:rFonts w:ascii="Calibri" w:hAnsi="Calibri" w:cs="Times New Roman"/>
          <w:szCs w:val="20"/>
        </w:rPr>
        <w:t>since they use the same object list.</w:t>
      </w:r>
    </w:p>
    <w:p w:rsidR="00575612" w:rsidRPr="00D73B84" w:rsidRDefault="00575612" w:rsidP="00575612">
      <w:pPr>
        <w:spacing w:after="0"/>
        <w:ind w:left="1080"/>
        <w:rPr>
          <w:rFonts w:ascii="Calibri" w:hAnsi="Calibri" w:cs="Times New Roman"/>
          <w:szCs w:val="20"/>
        </w:rPr>
      </w:pPr>
    </w:p>
    <w:p w:rsidR="00575612" w:rsidRDefault="00575612" w:rsidP="00575612">
      <w:pPr>
        <w:ind w:firstLine="720"/>
        <w:jc w:val="both"/>
      </w:pPr>
      <w:r w:rsidRPr="002B0EC1">
        <w:rPr>
          <w:b/>
        </w:rPr>
        <w:t>Mitigation:</w:t>
      </w:r>
      <w:r>
        <w:t xml:space="preserve"> </w:t>
      </w:r>
    </w:p>
    <w:p w:rsidR="00575612" w:rsidRPr="00FB0FE0" w:rsidRDefault="00575612" w:rsidP="00FB0FE0">
      <w:pPr>
        <w:ind w:left="720"/>
        <w:jc w:val="both"/>
        <w:rPr>
          <w:rFonts w:ascii="Calibri" w:hAnsi="Calibri" w:cs="Calibri"/>
        </w:rPr>
      </w:pPr>
      <w:bookmarkStart w:id="115" w:name="_Hlk52276561"/>
      <w:r w:rsidRPr="00D0734F">
        <w:rPr>
          <w:rFonts w:ascii="Calibri" w:hAnsi="Calibri" w:cs="Calibri"/>
        </w:rPr>
        <w:t xml:space="preserve">Conduct several testing processes to make sure </w:t>
      </w:r>
      <w:r>
        <w:rPr>
          <w:rFonts w:ascii="Calibri" w:hAnsi="Calibri" w:cs="Calibri"/>
        </w:rPr>
        <w:t>these</w:t>
      </w:r>
      <w:r w:rsidRPr="00D0734F">
        <w:rPr>
          <w:rFonts w:ascii="Calibri" w:hAnsi="Calibri" w:cs="Calibri"/>
        </w:rPr>
        <w:t xml:space="preserve"> risk</w:t>
      </w:r>
      <w:r>
        <w:rPr>
          <w:rFonts w:ascii="Calibri" w:hAnsi="Calibri" w:cs="Calibri"/>
        </w:rPr>
        <w:t>s</w:t>
      </w:r>
      <w:r w:rsidRPr="00D0734F">
        <w:rPr>
          <w:rFonts w:ascii="Calibri" w:hAnsi="Calibri" w:cs="Calibri"/>
        </w:rPr>
        <w:t xml:space="preserve"> will not occur</w:t>
      </w:r>
      <w:r>
        <w:rPr>
          <w:rFonts w:ascii="Calibri" w:hAnsi="Calibri" w:cs="Calibri"/>
        </w:rPr>
        <w:t xml:space="preserve"> when we applied the changes</w:t>
      </w:r>
      <w:bookmarkEnd w:id="115"/>
      <w:r w:rsidR="00FB0FE0">
        <w:rPr>
          <w:rFonts w:ascii="Calibri" w:hAnsi="Calibri" w:cs="Calibri"/>
        </w:rPr>
        <w:t>.</w:t>
      </w:r>
    </w:p>
    <w:p w:rsidR="00575612" w:rsidRDefault="00575612" w:rsidP="00575612">
      <w:pPr>
        <w:pStyle w:val="Heading1"/>
        <w:spacing w:after="240"/>
        <w:jc w:val="both"/>
      </w:pPr>
      <w:bookmarkStart w:id="116" w:name="_Toc55814117"/>
      <w:r>
        <w:t xml:space="preserve">4. </w:t>
      </w:r>
      <w:r w:rsidRPr="003E2CEC">
        <w:t>Glossary</w:t>
      </w:r>
      <w:bookmarkEnd w:id="116"/>
    </w:p>
    <w:p w:rsidR="00575612" w:rsidRDefault="00575612" w:rsidP="00575612">
      <w:pPr>
        <w:pStyle w:val="ListParagraph"/>
        <w:numPr>
          <w:ilvl w:val="0"/>
          <w:numId w:val="3"/>
        </w:numPr>
        <w:ind w:left="1350" w:hanging="270"/>
        <w:jc w:val="both"/>
      </w:pPr>
      <w:r>
        <w:t xml:space="preserve">DSF – </w:t>
      </w:r>
      <w:r w:rsidRPr="009F3517">
        <w:rPr>
          <w:rFonts w:cstheme="minorHAnsi"/>
          <w:bCs/>
          <w:lang w:eastAsia="ja-JP"/>
        </w:rPr>
        <w:t xml:space="preserve">PT. </w:t>
      </w:r>
      <w:proofErr w:type="spellStart"/>
      <w:r w:rsidRPr="009F3517">
        <w:rPr>
          <w:rFonts w:cstheme="minorHAnsi"/>
          <w:bCs/>
          <w:lang w:eastAsia="ja-JP"/>
        </w:rPr>
        <w:t>Dipo</w:t>
      </w:r>
      <w:proofErr w:type="spellEnd"/>
      <w:r w:rsidRPr="009F3517">
        <w:rPr>
          <w:rFonts w:cstheme="minorHAnsi"/>
          <w:bCs/>
          <w:lang w:eastAsia="ja-JP"/>
        </w:rPr>
        <w:t xml:space="preserve"> Star Finance</w:t>
      </w:r>
    </w:p>
    <w:p w:rsidR="00575612" w:rsidRDefault="00575612" w:rsidP="00575612">
      <w:pPr>
        <w:pStyle w:val="ListParagraph"/>
        <w:numPr>
          <w:ilvl w:val="0"/>
          <w:numId w:val="3"/>
        </w:numPr>
        <w:ind w:left="1350" w:hanging="270"/>
        <w:jc w:val="both"/>
      </w:pPr>
      <w:r>
        <w:t xml:space="preserve">BSI – </w:t>
      </w:r>
      <w:r w:rsidRPr="00E76702">
        <w:t xml:space="preserve">PT. </w:t>
      </w:r>
      <w:proofErr w:type="spellStart"/>
      <w:r w:rsidRPr="00E76702">
        <w:t>Berlian</w:t>
      </w:r>
      <w:proofErr w:type="spellEnd"/>
      <w:r w:rsidRPr="00E76702">
        <w:t xml:space="preserve"> </w:t>
      </w:r>
      <w:proofErr w:type="spellStart"/>
      <w:r w:rsidRPr="00E76702">
        <w:t>Sistem</w:t>
      </w:r>
      <w:proofErr w:type="spellEnd"/>
      <w:r w:rsidRPr="00E76702">
        <w:t xml:space="preserve"> </w:t>
      </w:r>
      <w:proofErr w:type="spellStart"/>
      <w:r w:rsidRPr="00E76702">
        <w:t>Informasi</w:t>
      </w:r>
      <w:proofErr w:type="spellEnd"/>
    </w:p>
    <w:p w:rsidR="00575612" w:rsidRPr="000F1131" w:rsidRDefault="00575612" w:rsidP="00575612">
      <w:pPr>
        <w:pStyle w:val="Heading1"/>
        <w:spacing w:after="240"/>
        <w:jc w:val="both"/>
      </w:pPr>
      <w:bookmarkStart w:id="117" w:name="_Toc55814118"/>
      <w:r>
        <w:lastRenderedPageBreak/>
        <w:t xml:space="preserve">5. </w:t>
      </w:r>
      <w:r w:rsidRPr="003E2CEC">
        <w:t>Annexures</w:t>
      </w:r>
      <w:bookmarkEnd w:id="117"/>
    </w:p>
    <w:tbl>
      <w:tblPr>
        <w:tblStyle w:val="TableGrid"/>
        <w:tblW w:w="6825"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21"/>
        <w:gridCol w:w="3934"/>
        <w:gridCol w:w="2070"/>
      </w:tblGrid>
      <w:tr w:rsidR="00575612" w:rsidTr="00084CED">
        <w:trPr>
          <w:trHeight w:val="283"/>
          <w:jc w:val="center"/>
        </w:trPr>
        <w:tc>
          <w:tcPr>
            <w:tcW w:w="821" w:type="dxa"/>
            <w:shd w:val="clear" w:color="auto" w:fill="1A495D" w:themeFill="accent1" w:themeFillShade="80"/>
            <w:vAlign w:val="center"/>
          </w:tcPr>
          <w:p w:rsidR="00575612" w:rsidRPr="009C5CEA" w:rsidRDefault="00575612" w:rsidP="00084CED">
            <w:pPr>
              <w:spacing w:line="276" w:lineRule="auto"/>
              <w:jc w:val="both"/>
              <w:rPr>
                <w:b/>
                <w:color w:val="FFFFFF" w:themeColor="background1"/>
              </w:rPr>
            </w:pPr>
            <w:r>
              <w:rPr>
                <w:b/>
                <w:color w:val="FFFFFF" w:themeColor="background1"/>
              </w:rPr>
              <w:t>No</w:t>
            </w:r>
          </w:p>
        </w:tc>
        <w:tc>
          <w:tcPr>
            <w:tcW w:w="3934" w:type="dxa"/>
            <w:shd w:val="clear" w:color="auto" w:fill="1A495D" w:themeFill="accent1" w:themeFillShade="80"/>
            <w:vAlign w:val="center"/>
          </w:tcPr>
          <w:p w:rsidR="00575612" w:rsidRPr="009C5CEA" w:rsidRDefault="00575612" w:rsidP="00084CED">
            <w:pPr>
              <w:spacing w:line="276" w:lineRule="auto"/>
              <w:jc w:val="both"/>
              <w:rPr>
                <w:b/>
                <w:color w:val="FFFFFF" w:themeColor="background1"/>
              </w:rPr>
            </w:pPr>
            <w:r>
              <w:rPr>
                <w:b/>
                <w:color w:val="FFFFFF" w:themeColor="background1"/>
              </w:rPr>
              <w:t>Document Name</w:t>
            </w:r>
          </w:p>
        </w:tc>
        <w:tc>
          <w:tcPr>
            <w:tcW w:w="2070" w:type="dxa"/>
            <w:shd w:val="clear" w:color="auto" w:fill="1A495D" w:themeFill="accent1" w:themeFillShade="80"/>
            <w:vAlign w:val="center"/>
          </w:tcPr>
          <w:p w:rsidR="00575612" w:rsidRDefault="00575612" w:rsidP="00084CED">
            <w:pPr>
              <w:spacing w:line="276" w:lineRule="auto"/>
              <w:jc w:val="both"/>
              <w:rPr>
                <w:b/>
                <w:color w:val="FFFFFF" w:themeColor="background1"/>
              </w:rPr>
            </w:pPr>
            <w:r>
              <w:rPr>
                <w:b/>
                <w:color w:val="FFFFFF" w:themeColor="background1"/>
              </w:rPr>
              <w:t>Attachment/Path</w:t>
            </w:r>
          </w:p>
        </w:tc>
      </w:tr>
      <w:tr w:rsidR="00575612" w:rsidTr="00084CED">
        <w:trPr>
          <w:trHeight w:val="308"/>
          <w:jc w:val="center"/>
        </w:trPr>
        <w:tc>
          <w:tcPr>
            <w:tcW w:w="821" w:type="dxa"/>
            <w:vAlign w:val="center"/>
          </w:tcPr>
          <w:p w:rsidR="00575612" w:rsidRPr="00621C56" w:rsidRDefault="00575612" w:rsidP="00084CED">
            <w:pPr>
              <w:spacing w:line="276" w:lineRule="auto"/>
              <w:jc w:val="both"/>
              <w:rPr>
                <w:b/>
              </w:rPr>
            </w:pPr>
            <w:r w:rsidRPr="00621C56">
              <w:rPr>
                <w:b/>
              </w:rPr>
              <w:t>1</w:t>
            </w:r>
          </w:p>
        </w:tc>
        <w:tc>
          <w:tcPr>
            <w:tcW w:w="3934" w:type="dxa"/>
            <w:vAlign w:val="center"/>
          </w:tcPr>
          <w:p w:rsidR="00575612" w:rsidRPr="00621C56" w:rsidRDefault="00575612" w:rsidP="00084CED">
            <w:pPr>
              <w:spacing w:line="276" w:lineRule="auto"/>
              <w:jc w:val="both"/>
              <w:rPr>
                <w:b/>
              </w:rPr>
            </w:pPr>
            <w:r w:rsidRPr="00621C56">
              <w:rPr>
                <w:b/>
              </w:rPr>
              <w:t xml:space="preserve">RFC CR </w:t>
            </w:r>
            <w:r>
              <w:rPr>
                <w:b/>
              </w:rPr>
              <w:t>Asset Selling COP Phase 2</w:t>
            </w:r>
          </w:p>
        </w:tc>
        <w:tc>
          <w:tcPr>
            <w:tcW w:w="2070" w:type="dxa"/>
            <w:vAlign w:val="center"/>
          </w:tcPr>
          <w:p w:rsidR="00575612" w:rsidRPr="00F37545" w:rsidRDefault="00575612" w:rsidP="00084CED">
            <w:pPr>
              <w:jc w:val="both"/>
              <w:rPr>
                <w:color w:val="FF0000"/>
              </w:rPr>
            </w:pPr>
          </w:p>
        </w:tc>
      </w:tr>
    </w:tbl>
    <w:p w:rsidR="00423B49" w:rsidRPr="00FB0FE0" w:rsidRDefault="00423B49" w:rsidP="00FB0FE0">
      <w:pPr>
        <w:pStyle w:val="Heading1"/>
        <w:spacing w:after="240"/>
        <w:jc w:val="both"/>
      </w:pPr>
      <w:bookmarkStart w:id="118" w:name="_Toc55814119"/>
      <w:r>
        <w:t xml:space="preserve">6. </w:t>
      </w:r>
      <w:r w:rsidRPr="003E2CEC">
        <w:t>A</w:t>
      </w:r>
      <w:r>
        <w:t>p</w:t>
      </w:r>
      <w:r w:rsidR="00087B12">
        <w:t>pendix</w:t>
      </w:r>
      <w:bookmarkEnd w:id="118"/>
    </w:p>
    <w:p w:rsidR="00B74E58" w:rsidRPr="00B74E58" w:rsidRDefault="00575612" w:rsidP="00B74E58">
      <w:pPr>
        <w:ind w:left="720" w:firstLine="720"/>
        <w:rPr>
          <w:b/>
        </w:rPr>
      </w:pPr>
      <w:r>
        <w:rPr>
          <w:noProof/>
        </w:rPr>
        <w:drawing>
          <wp:anchor distT="0" distB="0" distL="114300" distR="114300" simplePos="0" relativeHeight="252372992" behindDoc="1" locked="0" layoutInCell="1" allowOverlap="1">
            <wp:simplePos x="0" y="0"/>
            <wp:positionH relativeFrom="column">
              <wp:posOffset>773354</wp:posOffset>
            </wp:positionH>
            <wp:positionV relativeFrom="paragraph">
              <wp:posOffset>158039</wp:posOffset>
            </wp:positionV>
            <wp:extent cx="5796501" cy="141289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96501" cy="1412897"/>
                    </a:xfrm>
                    <a:prstGeom prst="rect">
                      <a:avLst/>
                    </a:prstGeom>
                  </pic:spPr>
                </pic:pic>
              </a:graphicData>
            </a:graphic>
            <wp14:sizeRelH relativeFrom="page">
              <wp14:pctWidth>0</wp14:pctWidth>
            </wp14:sizeRelH>
            <wp14:sizeRelV relativeFrom="page">
              <wp14:pctHeight>0</wp14:pctHeight>
            </wp14:sizeRelV>
          </wp:anchor>
        </w:drawing>
      </w:r>
      <w:r w:rsidR="00B74E58">
        <w:rPr>
          <w:b/>
        </w:rPr>
        <w:t xml:space="preserve">Display </w:t>
      </w:r>
      <w:r w:rsidR="00FB0FE0">
        <w:rPr>
          <w:b/>
        </w:rPr>
        <w:t xml:space="preserve">propose </w:t>
      </w:r>
      <w:r w:rsidR="00B74E58">
        <w:rPr>
          <w:b/>
        </w:rPr>
        <w:t>full report:</w:t>
      </w:r>
    </w:p>
    <w:p w:rsidR="00672520" w:rsidRDefault="00672520" w:rsidP="00B164FA">
      <w:pPr>
        <w:jc w:val="both"/>
      </w:pPr>
    </w:p>
    <w:p w:rsidR="00B164FA" w:rsidRDefault="00B164FA" w:rsidP="00B164FA">
      <w:pPr>
        <w:jc w:val="both"/>
      </w:pPr>
    </w:p>
    <w:p w:rsidR="00B164FA" w:rsidRDefault="00B164FA" w:rsidP="00B164FA">
      <w:pPr>
        <w:jc w:val="both"/>
      </w:pPr>
    </w:p>
    <w:p w:rsidR="00B164FA" w:rsidRDefault="00B164FA" w:rsidP="00B164FA">
      <w:pPr>
        <w:jc w:val="both"/>
      </w:pPr>
    </w:p>
    <w:p w:rsidR="00B164FA" w:rsidRDefault="00477340" w:rsidP="00B164FA">
      <w:pPr>
        <w:jc w:val="both"/>
      </w:pPr>
      <w:r>
        <w:rPr>
          <w:noProof/>
        </w:rPr>
        <w:drawing>
          <wp:anchor distT="0" distB="0" distL="114300" distR="114300" simplePos="0" relativeHeight="252332032" behindDoc="1" locked="0" layoutInCell="1" allowOverlap="1">
            <wp:simplePos x="0" y="0"/>
            <wp:positionH relativeFrom="column">
              <wp:posOffset>951865</wp:posOffset>
            </wp:positionH>
            <wp:positionV relativeFrom="paragraph">
              <wp:posOffset>133985</wp:posOffset>
            </wp:positionV>
            <wp:extent cx="5560060" cy="126365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1384"/>
                    <a:stretch/>
                  </pic:blipFill>
                  <pic:spPr bwMode="auto">
                    <a:xfrm>
                      <a:off x="0" y="0"/>
                      <a:ext cx="5560060" cy="126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164FA" w:rsidRDefault="00B164FA" w:rsidP="00B164FA">
      <w:pPr>
        <w:jc w:val="both"/>
      </w:pPr>
      <w:r>
        <w:br/>
      </w:r>
    </w:p>
    <w:p w:rsidR="00B164FA" w:rsidRDefault="00B164FA" w:rsidP="00B164FA">
      <w:pPr>
        <w:jc w:val="both"/>
      </w:pPr>
    </w:p>
    <w:p w:rsidR="00B164FA" w:rsidRDefault="00B164FA" w:rsidP="00B164FA">
      <w:pPr>
        <w:jc w:val="both"/>
      </w:pPr>
    </w:p>
    <w:tbl>
      <w:tblPr>
        <w:tblpPr w:leftFromText="180" w:rightFromText="180" w:vertAnchor="text" w:horzAnchor="margin" w:tblpXSpec="right" w:tblpY="365"/>
        <w:tblW w:w="8751" w:type="dxa"/>
        <w:tblLook w:val="04A0" w:firstRow="1" w:lastRow="0" w:firstColumn="1" w:lastColumn="0" w:noHBand="0" w:noVBand="1"/>
      </w:tblPr>
      <w:tblGrid>
        <w:gridCol w:w="361"/>
        <w:gridCol w:w="1128"/>
        <w:gridCol w:w="728"/>
        <w:gridCol w:w="483"/>
        <w:gridCol w:w="1233"/>
        <w:gridCol w:w="655"/>
        <w:gridCol w:w="716"/>
        <w:gridCol w:w="716"/>
        <w:gridCol w:w="666"/>
        <w:gridCol w:w="716"/>
        <w:gridCol w:w="683"/>
        <w:gridCol w:w="666"/>
      </w:tblGrid>
      <w:tr w:rsidR="00EF5EF9" w:rsidRPr="000136ED" w:rsidTr="00FB1CAA">
        <w:trPr>
          <w:trHeight w:val="181"/>
        </w:trPr>
        <w:tc>
          <w:tcPr>
            <w:tcW w:w="361"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bookmarkStart w:id="119" w:name="RANGE!B6:M10"/>
            <w:r w:rsidRPr="000136ED">
              <w:rPr>
                <w:rFonts w:ascii="Times New Roman" w:eastAsia="Times New Roman" w:hAnsi="Times New Roman" w:cs="Times New Roman"/>
                <w:color w:val="000000"/>
                <w:sz w:val="10"/>
                <w:szCs w:val="10"/>
              </w:rPr>
              <w:t>NO</w:t>
            </w:r>
            <w:bookmarkEnd w:id="119"/>
          </w:p>
        </w:tc>
        <w:tc>
          <w:tcPr>
            <w:tcW w:w="1128" w:type="dxa"/>
            <w:tcBorders>
              <w:top w:val="single" w:sz="4" w:space="0" w:color="auto"/>
              <w:left w:val="nil"/>
              <w:bottom w:val="single" w:sz="4" w:space="0" w:color="auto"/>
              <w:right w:val="single" w:sz="4" w:space="0" w:color="auto"/>
            </w:tcBorders>
            <w:shd w:val="clear" w:color="000000" w:fill="FFFF00"/>
            <w:noWrap/>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Agreement</w:t>
            </w:r>
          </w:p>
        </w:tc>
        <w:tc>
          <w:tcPr>
            <w:tcW w:w="728" w:type="dxa"/>
            <w:tcBorders>
              <w:top w:val="single" w:sz="4" w:space="0" w:color="auto"/>
              <w:left w:val="nil"/>
              <w:bottom w:val="single" w:sz="4" w:space="0" w:color="auto"/>
              <w:right w:val="single" w:sz="4" w:space="0" w:color="auto"/>
            </w:tcBorders>
            <w:shd w:val="clear" w:color="000000" w:fill="FFFF00"/>
            <w:noWrap/>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Type </w:t>
            </w:r>
            <w:proofErr w:type="spellStart"/>
            <w:r w:rsidRPr="000136ED">
              <w:rPr>
                <w:rFonts w:ascii="Times New Roman" w:eastAsia="Times New Roman" w:hAnsi="Times New Roman" w:cs="Times New Roman"/>
                <w:color w:val="000000"/>
                <w:sz w:val="10"/>
                <w:szCs w:val="10"/>
              </w:rPr>
              <w:t>Kendaraan</w:t>
            </w:r>
            <w:proofErr w:type="spellEnd"/>
          </w:p>
        </w:tc>
        <w:tc>
          <w:tcPr>
            <w:tcW w:w="483" w:type="dxa"/>
            <w:tcBorders>
              <w:top w:val="single" w:sz="4" w:space="0" w:color="auto"/>
              <w:left w:val="nil"/>
              <w:bottom w:val="single" w:sz="4" w:space="0" w:color="auto"/>
              <w:right w:val="single" w:sz="4" w:space="0" w:color="auto"/>
            </w:tcBorders>
            <w:shd w:val="clear" w:color="000000" w:fill="FFFF00"/>
            <w:noWrap/>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Years</w:t>
            </w:r>
          </w:p>
        </w:tc>
        <w:tc>
          <w:tcPr>
            <w:tcW w:w="1233" w:type="dxa"/>
            <w:tcBorders>
              <w:top w:val="single" w:sz="4" w:space="0" w:color="auto"/>
              <w:left w:val="nil"/>
              <w:bottom w:val="single" w:sz="4" w:space="0" w:color="auto"/>
              <w:right w:val="single" w:sz="4" w:space="0" w:color="auto"/>
            </w:tcBorders>
            <w:shd w:val="clear" w:color="000000" w:fill="FFFF00"/>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proofErr w:type="spellStart"/>
            <w:r w:rsidRPr="000136ED">
              <w:rPr>
                <w:rFonts w:ascii="Times New Roman" w:eastAsia="Times New Roman" w:hAnsi="Times New Roman" w:cs="Times New Roman"/>
                <w:color w:val="000000"/>
                <w:sz w:val="10"/>
                <w:szCs w:val="10"/>
              </w:rPr>
              <w:t>No.Rangka</w:t>
            </w:r>
            <w:proofErr w:type="spellEnd"/>
            <w:r w:rsidRPr="000136ED">
              <w:rPr>
                <w:rFonts w:ascii="Times New Roman" w:eastAsia="Times New Roman" w:hAnsi="Times New Roman" w:cs="Times New Roman"/>
                <w:color w:val="000000"/>
                <w:sz w:val="10"/>
                <w:szCs w:val="10"/>
              </w:rPr>
              <w:t>/</w:t>
            </w:r>
            <w:proofErr w:type="spellStart"/>
            <w:r w:rsidRPr="000136ED">
              <w:rPr>
                <w:rFonts w:ascii="Times New Roman" w:eastAsia="Times New Roman" w:hAnsi="Times New Roman" w:cs="Times New Roman"/>
                <w:color w:val="000000"/>
                <w:sz w:val="10"/>
                <w:szCs w:val="10"/>
              </w:rPr>
              <w:t>No.Mesin</w:t>
            </w:r>
            <w:proofErr w:type="spellEnd"/>
          </w:p>
        </w:tc>
        <w:tc>
          <w:tcPr>
            <w:tcW w:w="655" w:type="dxa"/>
            <w:tcBorders>
              <w:top w:val="single" w:sz="4" w:space="0" w:color="auto"/>
              <w:left w:val="nil"/>
              <w:bottom w:val="single" w:sz="4" w:space="0" w:color="auto"/>
              <w:right w:val="single" w:sz="4" w:space="0" w:color="auto"/>
            </w:tcBorders>
            <w:shd w:val="clear" w:color="000000" w:fill="FFFF00"/>
            <w:noWrap/>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proofErr w:type="spellStart"/>
            <w:proofErr w:type="gramStart"/>
            <w:r w:rsidRPr="000136ED">
              <w:rPr>
                <w:rFonts w:ascii="Times New Roman" w:eastAsia="Times New Roman" w:hAnsi="Times New Roman" w:cs="Times New Roman"/>
                <w:color w:val="000000"/>
                <w:sz w:val="10"/>
                <w:szCs w:val="10"/>
              </w:rPr>
              <w:t>No.Polisi</w:t>
            </w:r>
            <w:proofErr w:type="spellEnd"/>
            <w:proofErr w:type="gramEnd"/>
          </w:p>
        </w:tc>
        <w:tc>
          <w:tcPr>
            <w:tcW w:w="716" w:type="dxa"/>
            <w:tcBorders>
              <w:top w:val="single" w:sz="4" w:space="0" w:color="auto"/>
              <w:left w:val="nil"/>
              <w:bottom w:val="single" w:sz="4" w:space="0" w:color="auto"/>
              <w:right w:val="single" w:sz="4" w:space="0" w:color="auto"/>
            </w:tcBorders>
            <w:shd w:val="clear" w:color="000000" w:fill="FFFF00"/>
            <w:noWrap/>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proofErr w:type="spellStart"/>
            <w:r w:rsidRPr="000136ED">
              <w:rPr>
                <w:rFonts w:ascii="Times New Roman" w:eastAsia="Times New Roman" w:hAnsi="Times New Roman" w:cs="Times New Roman"/>
                <w:color w:val="000000"/>
                <w:sz w:val="10"/>
                <w:szCs w:val="10"/>
              </w:rPr>
              <w:t>Harga</w:t>
            </w:r>
            <w:proofErr w:type="spellEnd"/>
            <w:r w:rsidRPr="000136ED">
              <w:rPr>
                <w:rFonts w:ascii="Times New Roman" w:eastAsia="Times New Roman" w:hAnsi="Times New Roman" w:cs="Times New Roman"/>
                <w:color w:val="000000"/>
                <w:sz w:val="10"/>
                <w:szCs w:val="10"/>
              </w:rPr>
              <w:t xml:space="preserve"> </w:t>
            </w:r>
            <w:proofErr w:type="spellStart"/>
            <w:r w:rsidRPr="000136ED">
              <w:rPr>
                <w:rFonts w:ascii="Times New Roman" w:eastAsia="Times New Roman" w:hAnsi="Times New Roman" w:cs="Times New Roman"/>
                <w:color w:val="000000"/>
                <w:sz w:val="10"/>
                <w:szCs w:val="10"/>
              </w:rPr>
              <w:t>Beli</w:t>
            </w:r>
            <w:proofErr w:type="spellEnd"/>
          </w:p>
        </w:tc>
        <w:tc>
          <w:tcPr>
            <w:tcW w:w="716" w:type="dxa"/>
            <w:tcBorders>
              <w:top w:val="single" w:sz="4" w:space="0" w:color="auto"/>
              <w:left w:val="nil"/>
              <w:bottom w:val="single" w:sz="4" w:space="0" w:color="auto"/>
              <w:right w:val="single" w:sz="4" w:space="0" w:color="auto"/>
            </w:tcBorders>
            <w:shd w:val="clear" w:color="000000" w:fill="FFFF00"/>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w:t>
            </w:r>
            <w:proofErr w:type="spellStart"/>
            <w:r w:rsidRPr="000136ED">
              <w:rPr>
                <w:rFonts w:ascii="Times New Roman" w:eastAsia="Times New Roman" w:hAnsi="Times New Roman" w:cs="Times New Roman"/>
                <w:color w:val="000000"/>
                <w:sz w:val="10"/>
                <w:szCs w:val="10"/>
              </w:rPr>
              <w:t>Nilai</w:t>
            </w:r>
            <w:proofErr w:type="spellEnd"/>
            <w:r w:rsidRPr="000136ED">
              <w:rPr>
                <w:rFonts w:ascii="Times New Roman" w:eastAsia="Times New Roman" w:hAnsi="Times New Roman" w:cs="Times New Roman"/>
                <w:color w:val="000000"/>
                <w:sz w:val="10"/>
                <w:szCs w:val="10"/>
              </w:rPr>
              <w:t xml:space="preserve"> </w:t>
            </w:r>
            <w:proofErr w:type="spellStart"/>
            <w:r w:rsidRPr="000136ED">
              <w:rPr>
                <w:rFonts w:ascii="Times New Roman" w:eastAsia="Times New Roman" w:hAnsi="Times New Roman" w:cs="Times New Roman"/>
                <w:color w:val="000000"/>
                <w:sz w:val="10"/>
                <w:szCs w:val="10"/>
              </w:rPr>
              <w:t>Pelunasan</w:t>
            </w:r>
            <w:proofErr w:type="spellEnd"/>
            <w:r w:rsidRPr="000136ED">
              <w:rPr>
                <w:rFonts w:ascii="Times New Roman" w:eastAsia="Times New Roman" w:hAnsi="Times New Roman" w:cs="Times New Roman"/>
                <w:color w:val="000000"/>
                <w:sz w:val="10"/>
                <w:szCs w:val="10"/>
              </w:rPr>
              <w:t xml:space="preserve"> (include </w:t>
            </w:r>
            <w:proofErr w:type="spellStart"/>
            <w:r w:rsidRPr="000136ED">
              <w:rPr>
                <w:rFonts w:ascii="Times New Roman" w:eastAsia="Times New Roman" w:hAnsi="Times New Roman" w:cs="Times New Roman"/>
                <w:color w:val="000000"/>
                <w:sz w:val="10"/>
                <w:szCs w:val="10"/>
              </w:rPr>
              <w:t>PPn</w:t>
            </w:r>
            <w:proofErr w:type="spellEnd"/>
            <w:r w:rsidRPr="000136ED">
              <w:rPr>
                <w:rFonts w:ascii="Times New Roman" w:eastAsia="Times New Roman" w:hAnsi="Times New Roman" w:cs="Times New Roman"/>
                <w:color w:val="000000"/>
                <w:sz w:val="10"/>
                <w:szCs w:val="10"/>
              </w:rPr>
              <w:t xml:space="preserve">) </w:t>
            </w:r>
          </w:p>
        </w:tc>
        <w:tc>
          <w:tcPr>
            <w:tcW w:w="666" w:type="dxa"/>
            <w:tcBorders>
              <w:top w:val="single" w:sz="4" w:space="0" w:color="auto"/>
              <w:left w:val="nil"/>
              <w:bottom w:val="single" w:sz="4" w:space="0" w:color="auto"/>
              <w:right w:val="single" w:sz="4" w:space="0" w:color="auto"/>
            </w:tcBorders>
            <w:shd w:val="clear" w:color="000000" w:fill="FFFF00"/>
            <w:noWrap/>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PPN</w:t>
            </w:r>
          </w:p>
        </w:tc>
        <w:tc>
          <w:tcPr>
            <w:tcW w:w="716" w:type="dxa"/>
            <w:tcBorders>
              <w:top w:val="single" w:sz="4" w:space="0" w:color="auto"/>
              <w:left w:val="nil"/>
              <w:bottom w:val="single" w:sz="4" w:space="0" w:color="auto"/>
              <w:right w:val="single" w:sz="4" w:space="0" w:color="auto"/>
            </w:tcBorders>
            <w:shd w:val="clear" w:color="000000" w:fill="FFFF00"/>
            <w:noWrap/>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BV</w:t>
            </w:r>
          </w:p>
        </w:tc>
        <w:tc>
          <w:tcPr>
            <w:tcW w:w="683" w:type="dxa"/>
            <w:tcBorders>
              <w:top w:val="single" w:sz="4" w:space="0" w:color="auto"/>
              <w:left w:val="nil"/>
              <w:bottom w:val="single" w:sz="4" w:space="0" w:color="auto"/>
              <w:right w:val="single" w:sz="4" w:space="0" w:color="auto"/>
            </w:tcBorders>
            <w:shd w:val="clear" w:color="000000" w:fill="FFFF00"/>
            <w:noWrap/>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Impairment</w:t>
            </w:r>
          </w:p>
        </w:tc>
        <w:tc>
          <w:tcPr>
            <w:tcW w:w="666" w:type="dxa"/>
            <w:tcBorders>
              <w:top w:val="single" w:sz="4" w:space="0" w:color="auto"/>
              <w:left w:val="nil"/>
              <w:bottom w:val="single" w:sz="4" w:space="0" w:color="auto"/>
              <w:right w:val="single" w:sz="4" w:space="0" w:color="auto"/>
            </w:tcBorders>
            <w:shd w:val="clear" w:color="000000" w:fill="FFFF00"/>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Gain/Loss </w:t>
            </w:r>
          </w:p>
        </w:tc>
      </w:tr>
      <w:tr w:rsidR="00EF5EF9" w:rsidRPr="000136ED" w:rsidTr="00FB1CAA">
        <w:trPr>
          <w:trHeight w:val="181"/>
        </w:trPr>
        <w:tc>
          <w:tcPr>
            <w:tcW w:w="361" w:type="dxa"/>
            <w:tcBorders>
              <w:top w:val="nil"/>
              <w:left w:val="single" w:sz="4" w:space="0" w:color="auto"/>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1</w:t>
            </w:r>
          </w:p>
        </w:tc>
        <w:tc>
          <w:tcPr>
            <w:tcW w:w="1128"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0000382/4/01/11/2019</w:t>
            </w:r>
          </w:p>
        </w:tc>
        <w:tc>
          <w:tcPr>
            <w:tcW w:w="728"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ISUZU PANTHER MINIBUS</w:t>
            </w:r>
          </w:p>
        </w:tc>
        <w:tc>
          <w:tcPr>
            <w:tcW w:w="483"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2015</w:t>
            </w:r>
          </w:p>
        </w:tc>
        <w:tc>
          <w:tcPr>
            <w:tcW w:w="1233"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MHFXW42G5E2288872</w:t>
            </w:r>
          </w:p>
        </w:tc>
        <w:tc>
          <w:tcPr>
            <w:tcW w:w="655"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B1382BIQ </w:t>
            </w:r>
          </w:p>
        </w:tc>
        <w:tc>
          <w:tcPr>
            <w:tcW w:w="716"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120,000,000 </w:t>
            </w:r>
          </w:p>
        </w:tc>
        <w:tc>
          <w:tcPr>
            <w:tcW w:w="716"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107,800,000 </w:t>
            </w:r>
          </w:p>
        </w:tc>
        <w:tc>
          <w:tcPr>
            <w:tcW w:w="666"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9,800,000 </w:t>
            </w:r>
          </w:p>
        </w:tc>
        <w:tc>
          <w:tcPr>
            <w:tcW w:w="716"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78,000,000 </w:t>
            </w:r>
          </w:p>
        </w:tc>
        <w:tc>
          <w:tcPr>
            <w:tcW w:w="683"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1,000,000 </w:t>
            </w:r>
          </w:p>
        </w:tc>
        <w:tc>
          <w:tcPr>
            <w:tcW w:w="666"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20,000,000</w:t>
            </w:r>
          </w:p>
        </w:tc>
      </w:tr>
      <w:tr w:rsidR="00EF5EF9" w:rsidRPr="000136ED" w:rsidTr="00FB1CAA">
        <w:trPr>
          <w:trHeight w:val="181"/>
        </w:trPr>
        <w:tc>
          <w:tcPr>
            <w:tcW w:w="361" w:type="dxa"/>
            <w:tcBorders>
              <w:top w:val="nil"/>
              <w:left w:val="single" w:sz="4" w:space="0" w:color="auto"/>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2</w:t>
            </w:r>
          </w:p>
        </w:tc>
        <w:tc>
          <w:tcPr>
            <w:tcW w:w="1128"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0000463/4/01/04/2020</w:t>
            </w:r>
          </w:p>
        </w:tc>
        <w:tc>
          <w:tcPr>
            <w:tcW w:w="728"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DAIHATSU GRAN MAX 1.3D BLIND VAN</w:t>
            </w:r>
          </w:p>
        </w:tc>
        <w:tc>
          <w:tcPr>
            <w:tcW w:w="483"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2015</w:t>
            </w:r>
          </w:p>
        </w:tc>
        <w:tc>
          <w:tcPr>
            <w:tcW w:w="1233"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MHKG2CJ1JFK029947</w:t>
            </w:r>
          </w:p>
        </w:tc>
        <w:tc>
          <w:tcPr>
            <w:tcW w:w="655"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B2973BFJ </w:t>
            </w:r>
          </w:p>
        </w:tc>
        <w:tc>
          <w:tcPr>
            <w:tcW w:w="716"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70,000,000 </w:t>
            </w:r>
          </w:p>
        </w:tc>
        <w:tc>
          <w:tcPr>
            <w:tcW w:w="716"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66,451,000 </w:t>
            </w:r>
          </w:p>
        </w:tc>
        <w:tc>
          <w:tcPr>
            <w:tcW w:w="666"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6,041,000 </w:t>
            </w:r>
          </w:p>
        </w:tc>
        <w:tc>
          <w:tcPr>
            <w:tcW w:w="716"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49,583,340 </w:t>
            </w:r>
          </w:p>
        </w:tc>
        <w:tc>
          <w:tcPr>
            <w:tcW w:w="683"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2,000,000 </w:t>
            </w:r>
          </w:p>
        </w:tc>
        <w:tc>
          <w:tcPr>
            <w:tcW w:w="666"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10,826,660</w:t>
            </w:r>
          </w:p>
        </w:tc>
      </w:tr>
      <w:tr w:rsidR="00EF5EF9" w:rsidRPr="000136ED" w:rsidTr="00FB1CAA">
        <w:trPr>
          <w:trHeight w:val="181"/>
        </w:trPr>
        <w:tc>
          <w:tcPr>
            <w:tcW w:w="361" w:type="dxa"/>
            <w:tcBorders>
              <w:top w:val="nil"/>
              <w:left w:val="single" w:sz="4" w:space="0" w:color="auto"/>
              <w:bottom w:val="single" w:sz="4" w:space="0" w:color="auto"/>
              <w:right w:val="nil"/>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3</w:t>
            </w:r>
          </w:p>
        </w:tc>
        <w:tc>
          <w:tcPr>
            <w:tcW w:w="1128" w:type="dxa"/>
            <w:tcBorders>
              <w:top w:val="nil"/>
              <w:left w:val="single" w:sz="4" w:space="0" w:color="auto"/>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0000463/4/01/04/2020</w:t>
            </w:r>
          </w:p>
        </w:tc>
        <w:tc>
          <w:tcPr>
            <w:tcW w:w="728"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DAIHATSU GRAN MAX 1.3D MINIBUS</w:t>
            </w:r>
          </w:p>
        </w:tc>
        <w:tc>
          <w:tcPr>
            <w:tcW w:w="483"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2015</w:t>
            </w:r>
          </w:p>
        </w:tc>
        <w:tc>
          <w:tcPr>
            <w:tcW w:w="1233"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MHFXW42G5E2288834</w:t>
            </w:r>
          </w:p>
        </w:tc>
        <w:tc>
          <w:tcPr>
            <w:tcW w:w="655"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B1382BIT </w:t>
            </w:r>
          </w:p>
        </w:tc>
        <w:tc>
          <w:tcPr>
            <w:tcW w:w="716"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65,000,000 </w:t>
            </w:r>
          </w:p>
        </w:tc>
        <w:tc>
          <w:tcPr>
            <w:tcW w:w="716"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61,232,600 </w:t>
            </w:r>
          </w:p>
        </w:tc>
        <w:tc>
          <w:tcPr>
            <w:tcW w:w="666"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5,566,600 </w:t>
            </w:r>
          </w:p>
        </w:tc>
        <w:tc>
          <w:tcPr>
            <w:tcW w:w="716"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46,041,660 </w:t>
            </w:r>
          </w:p>
        </w:tc>
        <w:tc>
          <w:tcPr>
            <w:tcW w:w="683"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2,000,000 </w:t>
            </w:r>
          </w:p>
        </w:tc>
        <w:tc>
          <w:tcPr>
            <w:tcW w:w="666"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color w:val="000000"/>
                <w:sz w:val="10"/>
                <w:szCs w:val="10"/>
              </w:rPr>
            </w:pPr>
            <w:r w:rsidRPr="000136ED">
              <w:rPr>
                <w:rFonts w:ascii="Times New Roman" w:eastAsia="Times New Roman" w:hAnsi="Times New Roman" w:cs="Times New Roman"/>
                <w:color w:val="000000"/>
                <w:sz w:val="10"/>
                <w:szCs w:val="10"/>
              </w:rPr>
              <w:t xml:space="preserve">                                   9,624,340 </w:t>
            </w:r>
          </w:p>
        </w:tc>
      </w:tr>
      <w:tr w:rsidR="00EF5EF9" w:rsidRPr="000136ED" w:rsidTr="00FB1CAA">
        <w:trPr>
          <w:trHeight w:val="164"/>
        </w:trPr>
        <w:tc>
          <w:tcPr>
            <w:tcW w:w="5304"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F5EF9" w:rsidRPr="000136ED" w:rsidRDefault="00EF5EF9" w:rsidP="00EF5EF9">
            <w:pPr>
              <w:spacing w:after="0" w:line="240" w:lineRule="auto"/>
              <w:jc w:val="center"/>
              <w:rPr>
                <w:rFonts w:ascii="Times New Roman" w:eastAsia="Times New Roman" w:hAnsi="Times New Roman" w:cs="Times New Roman"/>
                <w:b/>
                <w:bCs/>
                <w:color w:val="000000"/>
                <w:sz w:val="10"/>
                <w:szCs w:val="10"/>
              </w:rPr>
            </w:pPr>
            <w:r w:rsidRPr="000136ED">
              <w:rPr>
                <w:rFonts w:ascii="Times New Roman" w:eastAsia="Times New Roman" w:hAnsi="Times New Roman" w:cs="Times New Roman"/>
                <w:b/>
                <w:bCs/>
                <w:color w:val="000000"/>
                <w:sz w:val="10"/>
                <w:szCs w:val="10"/>
              </w:rPr>
              <w:t>TOTAL</w:t>
            </w:r>
          </w:p>
        </w:tc>
        <w:tc>
          <w:tcPr>
            <w:tcW w:w="716"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b/>
                <w:bCs/>
                <w:color w:val="000000"/>
                <w:sz w:val="10"/>
                <w:szCs w:val="10"/>
              </w:rPr>
            </w:pPr>
            <w:r w:rsidRPr="000136ED">
              <w:rPr>
                <w:rFonts w:ascii="Times New Roman" w:eastAsia="Times New Roman" w:hAnsi="Times New Roman" w:cs="Times New Roman"/>
                <w:b/>
                <w:bCs/>
                <w:color w:val="000000"/>
                <w:sz w:val="10"/>
                <w:szCs w:val="10"/>
              </w:rPr>
              <w:t>235,483,600</w:t>
            </w:r>
          </w:p>
        </w:tc>
        <w:tc>
          <w:tcPr>
            <w:tcW w:w="666"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b/>
                <w:bCs/>
                <w:color w:val="000000"/>
                <w:sz w:val="10"/>
                <w:szCs w:val="10"/>
              </w:rPr>
            </w:pPr>
            <w:r w:rsidRPr="000136ED">
              <w:rPr>
                <w:rFonts w:ascii="Times New Roman" w:eastAsia="Times New Roman" w:hAnsi="Times New Roman" w:cs="Times New Roman"/>
                <w:b/>
                <w:bCs/>
                <w:color w:val="000000"/>
                <w:sz w:val="10"/>
                <w:szCs w:val="10"/>
              </w:rPr>
              <w:t>21,407,600</w:t>
            </w:r>
          </w:p>
        </w:tc>
        <w:tc>
          <w:tcPr>
            <w:tcW w:w="716"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b/>
                <w:bCs/>
                <w:color w:val="000000"/>
                <w:sz w:val="10"/>
                <w:szCs w:val="10"/>
              </w:rPr>
            </w:pPr>
            <w:r w:rsidRPr="000136ED">
              <w:rPr>
                <w:rFonts w:ascii="Times New Roman" w:eastAsia="Times New Roman" w:hAnsi="Times New Roman" w:cs="Times New Roman"/>
                <w:b/>
                <w:bCs/>
                <w:color w:val="000000"/>
                <w:sz w:val="10"/>
                <w:szCs w:val="10"/>
              </w:rPr>
              <w:t>173,625,000</w:t>
            </w:r>
          </w:p>
        </w:tc>
        <w:tc>
          <w:tcPr>
            <w:tcW w:w="683"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b/>
                <w:bCs/>
                <w:color w:val="000000"/>
                <w:sz w:val="10"/>
                <w:szCs w:val="10"/>
              </w:rPr>
            </w:pPr>
            <w:r w:rsidRPr="000136ED">
              <w:rPr>
                <w:rFonts w:ascii="Times New Roman" w:eastAsia="Times New Roman" w:hAnsi="Times New Roman" w:cs="Times New Roman"/>
                <w:b/>
                <w:bCs/>
                <w:color w:val="000000"/>
                <w:sz w:val="10"/>
                <w:szCs w:val="10"/>
              </w:rPr>
              <w:t>5,000,000</w:t>
            </w:r>
          </w:p>
        </w:tc>
        <w:tc>
          <w:tcPr>
            <w:tcW w:w="666" w:type="dxa"/>
            <w:tcBorders>
              <w:top w:val="nil"/>
              <w:left w:val="nil"/>
              <w:bottom w:val="single" w:sz="4" w:space="0" w:color="auto"/>
              <w:right w:val="single" w:sz="4" w:space="0" w:color="auto"/>
            </w:tcBorders>
            <w:shd w:val="clear" w:color="auto" w:fill="auto"/>
            <w:vAlign w:val="center"/>
            <w:hideMark/>
          </w:tcPr>
          <w:p w:rsidR="00EF5EF9" w:rsidRPr="000136ED" w:rsidRDefault="00EF5EF9" w:rsidP="00EF5EF9">
            <w:pPr>
              <w:spacing w:after="0" w:line="240" w:lineRule="auto"/>
              <w:jc w:val="center"/>
              <w:rPr>
                <w:rFonts w:ascii="Times New Roman" w:eastAsia="Times New Roman" w:hAnsi="Times New Roman" w:cs="Times New Roman"/>
                <w:b/>
                <w:bCs/>
                <w:color w:val="000000"/>
                <w:sz w:val="10"/>
                <w:szCs w:val="10"/>
              </w:rPr>
            </w:pPr>
            <w:r w:rsidRPr="000136ED">
              <w:rPr>
                <w:rFonts w:ascii="Times New Roman" w:eastAsia="Times New Roman" w:hAnsi="Times New Roman" w:cs="Times New Roman"/>
                <w:b/>
                <w:bCs/>
                <w:color w:val="000000"/>
                <w:sz w:val="10"/>
                <w:szCs w:val="10"/>
              </w:rPr>
              <w:t>40,451,000</w:t>
            </w:r>
          </w:p>
        </w:tc>
      </w:tr>
    </w:tbl>
    <w:p w:rsidR="00B164FA" w:rsidRDefault="00B164FA" w:rsidP="00B164FA">
      <w:pPr>
        <w:jc w:val="both"/>
      </w:pPr>
    </w:p>
    <w:p w:rsidR="00B164FA" w:rsidRDefault="00B164FA" w:rsidP="00B164FA">
      <w:pPr>
        <w:jc w:val="both"/>
      </w:pPr>
    </w:p>
    <w:p w:rsidR="00576002" w:rsidRDefault="00576002" w:rsidP="00B164FA">
      <w:pPr>
        <w:jc w:val="both"/>
      </w:pPr>
    </w:p>
    <w:p w:rsidR="00576002" w:rsidRDefault="00576002" w:rsidP="00B164FA">
      <w:pPr>
        <w:jc w:val="both"/>
      </w:pPr>
    </w:p>
    <w:p w:rsidR="00576002" w:rsidRDefault="00576002" w:rsidP="00B164FA">
      <w:pPr>
        <w:jc w:val="both"/>
      </w:pPr>
    </w:p>
    <w:p w:rsidR="00EE77AC" w:rsidRDefault="00EE77AC" w:rsidP="00B164FA">
      <w:pPr>
        <w:jc w:val="both"/>
      </w:pPr>
    </w:p>
    <w:p w:rsidR="00576002" w:rsidRDefault="00FB1CAA" w:rsidP="00B164FA">
      <w:pPr>
        <w:jc w:val="both"/>
      </w:pPr>
      <w:r>
        <w:rPr>
          <w:noProof/>
        </w:rPr>
        <w:drawing>
          <wp:anchor distT="0" distB="0" distL="114300" distR="114300" simplePos="0" relativeHeight="252353536" behindDoc="1" locked="0" layoutInCell="1" allowOverlap="1">
            <wp:simplePos x="0" y="0"/>
            <wp:positionH relativeFrom="column">
              <wp:posOffset>985813</wp:posOffset>
            </wp:positionH>
            <wp:positionV relativeFrom="paragraph">
              <wp:posOffset>86806</wp:posOffset>
            </wp:positionV>
            <wp:extent cx="4844955" cy="2497940"/>
            <wp:effectExtent l="0" t="0" r="0" b="0"/>
            <wp:wrapNone/>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44955" cy="2497940"/>
                    </a:xfrm>
                    <a:prstGeom prst="rect">
                      <a:avLst/>
                    </a:prstGeom>
                  </pic:spPr>
                </pic:pic>
              </a:graphicData>
            </a:graphic>
            <wp14:sizeRelH relativeFrom="page">
              <wp14:pctWidth>0</wp14:pctWidth>
            </wp14:sizeRelH>
            <wp14:sizeRelV relativeFrom="page">
              <wp14:pctHeight>0</wp14:pctHeight>
            </wp14:sizeRelV>
          </wp:anchor>
        </w:drawing>
      </w:r>
    </w:p>
    <w:p w:rsidR="00576002" w:rsidRDefault="00576002" w:rsidP="00B164FA">
      <w:pPr>
        <w:jc w:val="both"/>
      </w:pPr>
    </w:p>
    <w:p w:rsidR="00576002" w:rsidRDefault="00576002" w:rsidP="00B164FA">
      <w:pPr>
        <w:jc w:val="both"/>
      </w:pPr>
    </w:p>
    <w:p w:rsidR="00576002" w:rsidRDefault="00576002" w:rsidP="00B164FA">
      <w:pPr>
        <w:jc w:val="both"/>
      </w:pPr>
    </w:p>
    <w:p w:rsidR="00576002" w:rsidRDefault="00576002" w:rsidP="00B164FA">
      <w:pPr>
        <w:jc w:val="both"/>
      </w:pPr>
    </w:p>
    <w:p w:rsidR="00506C96" w:rsidRDefault="00506C96" w:rsidP="00506C96">
      <w:pPr>
        <w:jc w:val="both"/>
      </w:pPr>
    </w:p>
    <w:p w:rsidR="008020AC" w:rsidRDefault="008020AC" w:rsidP="008020AC">
      <w:pPr>
        <w:ind w:left="1440"/>
        <w:rPr>
          <w:b/>
        </w:rPr>
      </w:pPr>
    </w:p>
    <w:sectPr w:rsidR="008020AC" w:rsidSect="00470235">
      <w:headerReference w:type="default" r:id="rId25"/>
      <w:footerReference w:type="default" r:id="rId26"/>
      <w:footerReference w:type="first" r:id="rId27"/>
      <w:pgSz w:w="12240" w:h="15840" w:code="1"/>
      <w:pgMar w:top="1440" w:right="1080" w:bottom="1440" w:left="1080" w:header="576"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5FF9" w:rsidRDefault="00145FF9" w:rsidP="006E7EF9">
      <w:pPr>
        <w:spacing w:after="0" w:line="240" w:lineRule="auto"/>
      </w:pPr>
      <w:r>
        <w:separator/>
      </w:r>
    </w:p>
  </w:endnote>
  <w:endnote w:type="continuationSeparator" w:id="0">
    <w:p w:rsidR="00145FF9" w:rsidRDefault="00145FF9" w:rsidP="006E7E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77339"/>
      <w:docPartObj>
        <w:docPartGallery w:val="Page Numbers (Bottom of Page)"/>
        <w:docPartUnique/>
      </w:docPartObj>
    </w:sdtPr>
    <w:sdtEndPr>
      <w:rPr>
        <w:noProof/>
      </w:rPr>
    </w:sdtEndPr>
    <w:sdtContent>
      <w:p w:rsidR="00084CED" w:rsidRDefault="00084CED">
        <w:pPr>
          <w:pStyle w:val="Footer"/>
          <w:jc w:val="right"/>
        </w:pPr>
        <w:r>
          <w:fldChar w:fldCharType="begin"/>
        </w:r>
        <w:r>
          <w:instrText xml:space="preserve"> PAGE   \* MERGEFORMAT </w:instrText>
        </w:r>
        <w:r>
          <w:fldChar w:fldCharType="separate"/>
        </w:r>
        <w:r w:rsidR="00B204D6">
          <w:rPr>
            <w:noProof/>
          </w:rPr>
          <w:t>13</w:t>
        </w:r>
        <w:r>
          <w:rPr>
            <w:noProof/>
          </w:rPr>
          <w:fldChar w:fldCharType="end"/>
        </w:r>
      </w:p>
    </w:sdtContent>
  </w:sdt>
  <w:p w:rsidR="00084CED" w:rsidRDefault="00084C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755319"/>
      <w:docPartObj>
        <w:docPartGallery w:val="Page Numbers (Bottom of Page)"/>
        <w:docPartUnique/>
      </w:docPartObj>
    </w:sdtPr>
    <w:sdtEndPr>
      <w:rPr>
        <w:noProof/>
      </w:rPr>
    </w:sdtEndPr>
    <w:sdtContent>
      <w:p w:rsidR="00084CED" w:rsidRDefault="00084CED" w:rsidP="009C125A">
        <w:pPr>
          <w:pStyle w:val="Footer"/>
          <w:jc w:val="right"/>
          <w:rPr>
            <w:noProof/>
          </w:rPr>
        </w:pPr>
        <w:r>
          <w:fldChar w:fldCharType="begin"/>
        </w:r>
        <w:r>
          <w:instrText xml:space="preserve"> PAGE   \* MERGEFORMAT </w:instrText>
        </w:r>
        <w:r>
          <w:fldChar w:fldCharType="separate"/>
        </w:r>
        <w:r w:rsidR="00B204D6">
          <w:rPr>
            <w:noProof/>
          </w:rPr>
          <w:t>1</w:t>
        </w:r>
        <w:r>
          <w:rPr>
            <w:noProof/>
          </w:rPr>
          <w:fldChar w:fldCharType="end"/>
        </w:r>
      </w:p>
    </w:sdtContent>
  </w:sdt>
  <w:p w:rsidR="00084CED" w:rsidRDefault="00084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5FF9" w:rsidRDefault="00145FF9" w:rsidP="006E7EF9">
      <w:pPr>
        <w:spacing w:after="0" w:line="240" w:lineRule="auto"/>
      </w:pPr>
      <w:r>
        <w:separator/>
      </w:r>
    </w:p>
  </w:footnote>
  <w:footnote w:type="continuationSeparator" w:id="0">
    <w:p w:rsidR="00145FF9" w:rsidRDefault="00145FF9" w:rsidP="006E7E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4CED" w:rsidRDefault="00084CED">
    <w:pPr>
      <w:pStyle w:val="Header"/>
    </w:pPr>
    <w:r>
      <w:rPr>
        <w:rFonts w:ascii="Book Antiqua" w:hAnsi="Book Antiqua"/>
        <w:i/>
        <w:noProof/>
        <w:sz w:val="26"/>
        <w:szCs w:val="26"/>
        <w:lang w:val="en-AU" w:eastAsia="en-AU"/>
      </w:rPr>
      <w:drawing>
        <wp:inline distT="0" distB="0" distL="0" distR="0">
          <wp:extent cx="696595" cy="586740"/>
          <wp:effectExtent l="0" t="0" r="8255" b="3810"/>
          <wp:docPr id="4" name="Picture 4" descr="Skala_logo_BSI_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kala_logo_BSI_A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6595" cy="586740"/>
                  </a:xfrm>
                  <a:prstGeom prst="rect">
                    <a:avLst/>
                  </a:prstGeom>
                  <a:noFill/>
                </pic:spPr>
              </pic:pic>
            </a:graphicData>
          </a:graphic>
        </wp:inline>
      </w:drawing>
    </w:r>
    <w:r>
      <w:t xml:space="preserve">                                 </w:t>
    </w:r>
    <w:r>
      <w:tab/>
    </w:r>
    <w:r>
      <w:tab/>
      <w:t xml:space="preserve">      </w:t>
    </w:r>
    <w:r>
      <w:rPr>
        <w:noProof/>
        <w:lang w:val="en-AU" w:eastAsia="en-AU"/>
      </w:rPr>
      <w:drawing>
        <wp:inline distT="0" distB="0" distL="0" distR="0" wp14:anchorId="215BEDC6" wp14:editId="5EBD7CE6">
          <wp:extent cx="1310005" cy="504825"/>
          <wp:effectExtent l="1905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
                  <a:srcRect/>
                  <a:stretch>
                    <a:fillRect/>
                  </a:stretch>
                </pic:blipFill>
                <pic:spPr bwMode="auto">
                  <a:xfrm>
                    <a:off x="0" y="0"/>
                    <a:ext cx="1310005" cy="50482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D1A7E"/>
    <w:multiLevelType w:val="hybridMultilevel"/>
    <w:tmpl w:val="2E82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AF7B16"/>
    <w:multiLevelType w:val="multilevel"/>
    <w:tmpl w:val="F4A60D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0CA6CCE"/>
    <w:multiLevelType w:val="hybridMultilevel"/>
    <w:tmpl w:val="C5FCCC56"/>
    <w:lvl w:ilvl="0" w:tplc="0409000F">
      <w:start w:val="1"/>
      <w:numFmt w:val="decimal"/>
      <w:lvlText w:val="%1."/>
      <w:lvlJc w:val="left"/>
      <w:pPr>
        <w:ind w:left="2880" w:hanging="360"/>
      </w:p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3AC1196"/>
    <w:multiLevelType w:val="hybridMultilevel"/>
    <w:tmpl w:val="BC2433F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3BC6F9D"/>
    <w:multiLevelType w:val="multilevel"/>
    <w:tmpl w:val="6538AAA4"/>
    <w:lvl w:ilvl="0">
      <w:start w:val="3"/>
      <w:numFmt w:val="decimal"/>
      <w:lvlText w:val="%1."/>
      <w:lvlJc w:val="left"/>
      <w:pPr>
        <w:ind w:left="108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610" w:hanging="1440"/>
      </w:pPr>
      <w:rPr>
        <w:rFonts w:hint="default"/>
      </w:rPr>
    </w:lvl>
    <w:lvl w:ilvl="6">
      <w:start w:val="1"/>
      <w:numFmt w:val="decimal"/>
      <w:isLgl/>
      <w:lvlText w:val="%1.%2.%3.%4.%5.%6.%7."/>
      <w:lvlJc w:val="left"/>
      <w:pPr>
        <w:ind w:left="2610" w:hanging="1440"/>
      </w:pPr>
      <w:rPr>
        <w:rFonts w:hint="default"/>
      </w:rPr>
    </w:lvl>
    <w:lvl w:ilvl="7">
      <w:start w:val="1"/>
      <w:numFmt w:val="decimal"/>
      <w:isLgl/>
      <w:lvlText w:val="%1.%2.%3.%4.%5.%6.%7.%8."/>
      <w:lvlJc w:val="left"/>
      <w:pPr>
        <w:ind w:left="2970" w:hanging="1800"/>
      </w:pPr>
      <w:rPr>
        <w:rFonts w:hint="default"/>
      </w:rPr>
    </w:lvl>
    <w:lvl w:ilvl="8">
      <w:start w:val="1"/>
      <w:numFmt w:val="decimal"/>
      <w:isLgl/>
      <w:lvlText w:val="%1.%2.%3.%4.%5.%6.%7.%8.%9."/>
      <w:lvlJc w:val="left"/>
      <w:pPr>
        <w:ind w:left="2970" w:hanging="1800"/>
      </w:pPr>
      <w:rPr>
        <w:rFonts w:hint="default"/>
      </w:rPr>
    </w:lvl>
  </w:abstractNum>
  <w:abstractNum w:abstractNumId="5" w15:restartNumberingAfterBreak="0">
    <w:nsid w:val="04433541"/>
    <w:multiLevelType w:val="hybridMultilevel"/>
    <w:tmpl w:val="562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A85FDE"/>
    <w:multiLevelType w:val="hybridMultilevel"/>
    <w:tmpl w:val="48A40CA2"/>
    <w:lvl w:ilvl="0" w:tplc="00922A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89855A3"/>
    <w:multiLevelType w:val="hybridMultilevel"/>
    <w:tmpl w:val="19A66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E537ED"/>
    <w:multiLevelType w:val="hybridMultilevel"/>
    <w:tmpl w:val="03BA4C40"/>
    <w:lvl w:ilvl="0" w:tplc="91226D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0B903204"/>
    <w:multiLevelType w:val="hybridMultilevel"/>
    <w:tmpl w:val="E10061F4"/>
    <w:lvl w:ilvl="0" w:tplc="12CED90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D6C2643"/>
    <w:multiLevelType w:val="hybridMultilevel"/>
    <w:tmpl w:val="CDE0A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954996"/>
    <w:multiLevelType w:val="hybridMultilevel"/>
    <w:tmpl w:val="2D06C40C"/>
    <w:lvl w:ilvl="0" w:tplc="CF48815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03E3FE9"/>
    <w:multiLevelType w:val="multilevel"/>
    <w:tmpl w:val="E82C6A30"/>
    <w:lvl w:ilvl="0">
      <w:start w:val="1"/>
      <w:numFmt w:val="decimal"/>
      <w:lvlText w:val="%1."/>
      <w:lvlJc w:val="left"/>
      <w:pPr>
        <w:ind w:left="450" w:hanging="360"/>
      </w:pPr>
      <w:rPr>
        <w:rFonts w:hint="default"/>
      </w:rPr>
    </w:lvl>
    <w:lvl w:ilvl="1">
      <w:start w:val="1"/>
      <w:numFmt w:val="decimal"/>
      <w:isLgl/>
      <w:lvlText w:val="%1.%2."/>
      <w:lvlJc w:val="left"/>
      <w:pPr>
        <w:ind w:left="585" w:hanging="495"/>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810" w:hanging="72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170" w:hanging="108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890" w:hanging="1800"/>
      </w:pPr>
      <w:rPr>
        <w:rFonts w:hint="default"/>
      </w:rPr>
    </w:lvl>
  </w:abstractNum>
  <w:abstractNum w:abstractNumId="13" w15:restartNumberingAfterBreak="0">
    <w:nsid w:val="14687C00"/>
    <w:multiLevelType w:val="hybridMultilevel"/>
    <w:tmpl w:val="DB5293F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15615265"/>
    <w:multiLevelType w:val="multilevel"/>
    <w:tmpl w:val="FA4E0B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7E61504"/>
    <w:multiLevelType w:val="hybridMultilevel"/>
    <w:tmpl w:val="2214BA0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1A9E559D"/>
    <w:multiLevelType w:val="hybridMultilevel"/>
    <w:tmpl w:val="D86EB5CE"/>
    <w:lvl w:ilvl="0" w:tplc="890E7E2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15:restartNumberingAfterBreak="0">
    <w:nsid w:val="1CB44C14"/>
    <w:multiLevelType w:val="hybridMultilevel"/>
    <w:tmpl w:val="330CCCE6"/>
    <w:lvl w:ilvl="0" w:tplc="CF5469E6">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8" w15:restartNumberingAfterBreak="0">
    <w:nsid w:val="1DDA66AB"/>
    <w:multiLevelType w:val="hybridMultilevel"/>
    <w:tmpl w:val="63DEC08C"/>
    <w:lvl w:ilvl="0" w:tplc="44CEFD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13949EF"/>
    <w:multiLevelType w:val="hybridMultilevel"/>
    <w:tmpl w:val="53B83B56"/>
    <w:lvl w:ilvl="0" w:tplc="2F4CF89E">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2441160F"/>
    <w:multiLevelType w:val="hybridMultilevel"/>
    <w:tmpl w:val="4C9EB884"/>
    <w:lvl w:ilvl="0" w:tplc="58FA0332">
      <w:start w:val="1"/>
      <w:numFmt w:val="decimal"/>
      <w:lvlText w:val="%1."/>
      <w:lvlJc w:val="left"/>
      <w:pPr>
        <w:ind w:left="2250" w:hanging="360"/>
      </w:pPr>
      <w:rPr>
        <w:rFonts w:asciiTheme="minorHAnsi" w:eastAsiaTheme="minorHAnsi" w:hAnsiTheme="minorHAnsi"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24D52A7A"/>
    <w:multiLevelType w:val="hybridMultilevel"/>
    <w:tmpl w:val="3C2CE078"/>
    <w:lvl w:ilvl="0" w:tplc="D048E86C">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2" w15:restartNumberingAfterBreak="0">
    <w:nsid w:val="25B077C6"/>
    <w:multiLevelType w:val="hybridMultilevel"/>
    <w:tmpl w:val="76FE8C04"/>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25D33922"/>
    <w:multiLevelType w:val="hybridMultilevel"/>
    <w:tmpl w:val="03C84D2E"/>
    <w:lvl w:ilvl="0" w:tplc="A8EE5F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2D86206B"/>
    <w:multiLevelType w:val="hybridMultilevel"/>
    <w:tmpl w:val="60D89DEA"/>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06C5B67"/>
    <w:multiLevelType w:val="hybridMultilevel"/>
    <w:tmpl w:val="94424280"/>
    <w:lvl w:ilvl="0" w:tplc="ABEAB384">
      <w:start w:val="1"/>
      <w:numFmt w:val="upperRoman"/>
      <w:lvlText w:val="%1."/>
      <w:lvlJc w:val="left"/>
      <w:pPr>
        <w:ind w:left="1440" w:hanging="720"/>
      </w:pPr>
      <w:rPr>
        <w:rFonts w:hint="default"/>
      </w:rPr>
    </w:lvl>
    <w:lvl w:ilvl="1" w:tplc="A0B496FE">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1DD18A4"/>
    <w:multiLevelType w:val="hybridMultilevel"/>
    <w:tmpl w:val="4420CF7C"/>
    <w:lvl w:ilvl="0" w:tplc="3E3298A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341E1C65"/>
    <w:multiLevelType w:val="hybridMultilevel"/>
    <w:tmpl w:val="03BA4C40"/>
    <w:lvl w:ilvl="0" w:tplc="91226D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360A6E9B"/>
    <w:multiLevelType w:val="hybridMultilevel"/>
    <w:tmpl w:val="EBAA9A70"/>
    <w:lvl w:ilvl="0" w:tplc="91CCBF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869453F"/>
    <w:multiLevelType w:val="hybridMultilevel"/>
    <w:tmpl w:val="95DEE2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3EB85E00"/>
    <w:multiLevelType w:val="hybridMultilevel"/>
    <w:tmpl w:val="DCAC4D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F05536D"/>
    <w:multiLevelType w:val="hybridMultilevel"/>
    <w:tmpl w:val="B6BCD764"/>
    <w:lvl w:ilvl="0" w:tplc="60FE67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6B720C7"/>
    <w:multiLevelType w:val="hybridMultilevel"/>
    <w:tmpl w:val="67E2C0A2"/>
    <w:lvl w:ilvl="0" w:tplc="941A4A2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3" w15:restartNumberingAfterBreak="0">
    <w:nsid w:val="475604FD"/>
    <w:multiLevelType w:val="hybridMultilevel"/>
    <w:tmpl w:val="D6389A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47E43EC6"/>
    <w:multiLevelType w:val="hybridMultilevel"/>
    <w:tmpl w:val="34B8E628"/>
    <w:lvl w:ilvl="0" w:tplc="8DCA1B1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4E182EC4"/>
    <w:multiLevelType w:val="multilevel"/>
    <w:tmpl w:val="FC12E614"/>
    <w:lvl w:ilvl="0">
      <w:start w:val="1"/>
      <w:numFmt w:val="decimal"/>
      <w:lvlText w:val="%1."/>
      <w:lvlJc w:val="left"/>
      <w:pPr>
        <w:ind w:left="99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6" w15:restartNumberingAfterBreak="0">
    <w:nsid w:val="4F32045F"/>
    <w:multiLevelType w:val="hybridMultilevel"/>
    <w:tmpl w:val="2940E380"/>
    <w:lvl w:ilvl="0" w:tplc="04090003">
      <w:start w:val="1"/>
      <w:numFmt w:val="bullet"/>
      <w:lvlText w:val="o"/>
      <w:lvlJc w:val="left"/>
      <w:pPr>
        <w:ind w:left="2886" w:hanging="360"/>
      </w:pPr>
      <w:rPr>
        <w:rFonts w:ascii="Courier New" w:hAnsi="Courier New" w:cs="Courier New" w:hint="default"/>
      </w:rPr>
    </w:lvl>
    <w:lvl w:ilvl="1" w:tplc="04090003">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7" w15:restartNumberingAfterBreak="0">
    <w:nsid w:val="58D368BF"/>
    <w:multiLevelType w:val="hybridMultilevel"/>
    <w:tmpl w:val="F288006A"/>
    <w:lvl w:ilvl="0" w:tplc="E2EC3CB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590F586D"/>
    <w:multiLevelType w:val="hybridMultilevel"/>
    <w:tmpl w:val="6D0247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5E1B0F3A"/>
    <w:multiLevelType w:val="hybridMultilevel"/>
    <w:tmpl w:val="C0EC9C72"/>
    <w:lvl w:ilvl="0" w:tplc="0409000F">
      <w:start w:val="1"/>
      <w:numFmt w:val="decimal"/>
      <w:lvlText w:val="%1."/>
      <w:lvlJc w:val="left"/>
      <w:pPr>
        <w:ind w:left="2880" w:hanging="360"/>
      </w:pPr>
    </w:lvl>
    <w:lvl w:ilvl="1" w:tplc="0409000F">
      <w:start w:val="1"/>
      <w:numFmt w:val="decimal"/>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15:restartNumberingAfterBreak="0">
    <w:nsid w:val="5F661DFC"/>
    <w:multiLevelType w:val="hybridMultilevel"/>
    <w:tmpl w:val="0CC2A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52693C"/>
    <w:multiLevelType w:val="hybridMultilevel"/>
    <w:tmpl w:val="6C72D432"/>
    <w:lvl w:ilvl="0" w:tplc="66343FBC">
      <w:start w:val="1"/>
      <w:numFmt w:val="decimal"/>
      <w:lvlText w:val="%1."/>
      <w:lvlJc w:val="left"/>
      <w:pPr>
        <w:ind w:left="3240" w:hanging="360"/>
      </w:pPr>
      <w:rPr>
        <w:rFonts w:hint="default"/>
        <w:b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2" w15:restartNumberingAfterBreak="0">
    <w:nsid w:val="67656A61"/>
    <w:multiLevelType w:val="hybridMultilevel"/>
    <w:tmpl w:val="CDE6AEDA"/>
    <w:lvl w:ilvl="0" w:tplc="BC8601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68C76E15"/>
    <w:multiLevelType w:val="hybridMultilevel"/>
    <w:tmpl w:val="4C9EB884"/>
    <w:lvl w:ilvl="0" w:tplc="58FA0332">
      <w:start w:val="1"/>
      <w:numFmt w:val="decimal"/>
      <w:lvlText w:val="%1."/>
      <w:lvlJc w:val="left"/>
      <w:pPr>
        <w:ind w:left="2250" w:hanging="360"/>
      </w:pPr>
      <w:rPr>
        <w:rFonts w:asciiTheme="minorHAnsi" w:eastAsiaTheme="minorHAnsi" w:hAnsiTheme="minorHAnsi"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6CC6442B"/>
    <w:multiLevelType w:val="hybridMultilevel"/>
    <w:tmpl w:val="6E6E0AE2"/>
    <w:lvl w:ilvl="0" w:tplc="8B68C04A">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5" w15:restartNumberingAfterBreak="0">
    <w:nsid w:val="71662E5C"/>
    <w:multiLevelType w:val="multilevel"/>
    <w:tmpl w:val="02E0B3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20B6B5F"/>
    <w:multiLevelType w:val="hybridMultilevel"/>
    <w:tmpl w:val="6C72D432"/>
    <w:lvl w:ilvl="0" w:tplc="66343FBC">
      <w:start w:val="1"/>
      <w:numFmt w:val="decimal"/>
      <w:lvlText w:val="%1."/>
      <w:lvlJc w:val="left"/>
      <w:pPr>
        <w:ind w:left="3240" w:hanging="360"/>
      </w:pPr>
      <w:rPr>
        <w:rFonts w:hint="default"/>
        <w:b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7" w15:restartNumberingAfterBreak="0">
    <w:nsid w:val="73083F6F"/>
    <w:multiLevelType w:val="hybridMultilevel"/>
    <w:tmpl w:val="97E25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965B94"/>
    <w:multiLevelType w:val="hybridMultilevel"/>
    <w:tmpl w:val="1C4009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76E74A6A"/>
    <w:multiLevelType w:val="hybridMultilevel"/>
    <w:tmpl w:val="03BA4C40"/>
    <w:lvl w:ilvl="0" w:tplc="91226D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0" w15:restartNumberingAfterBreak="0">
    <w:nsid w:val="782D314C"/>
    <w:multiLevelType w:val="hybridMultilevel"/>
    <w:tmpl w:val="CD6AEC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1" w15:restartNumberingAfterBreak="0">
    <w:nsid w:val="7D806A56"/>
    <w:multiLevelType w:val="hybridMultilevel"/>
    <w:tmpl w:val="84A666B4"/>
    <w:lvl w:ilvl="0" w:tplc="0409000F">
      <w:start w:val="1"/>
      <w:numFmt w:val="decimal"/>
      <w:lvlText w:val="%1."/>
      <w:lvlJc w:val="left"/>
      <w:pPr>
        <w:ind w:left="2790" w:hanging="360"/>
      </w:pPr>
    </w:lvl>
    <w:lvl w:ilvl="1" w:tplc="04090019">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52" w15:restartNumberingAfterBreak="0">
    <w:nsid w:val="7DB613C7"/>
    <w:multiLevelType w:val="hybridMultilevel"/>
    <w:tmpl w:val="EC60D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496919"/>
    <w:multiLevelType w:val="hybridMultilevel"/>
    <w:tmpl w:val="643A900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4" w15:restartNumberingAfterBreak="0">
    <w:nsid w:val="7FCD1E76"/>
    <w:multiLevelType w:val="hybridMultilevel"/>
    <w:tmpl w:val="0C289F6A"/>
    <w:lvl w:ilvl="0" w:tplc="2CB2EE88">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2"/>
  </w:num>
  <w:num w:numId="2">
    <w:abstractNumId w:val="1"/>
  </w:num>
  <w:num w:numId="3">
    <w:abstractNumId w:val="15"/>
  </w:num>
  <w:num w:numId="4">
    <w:abstractNumId w:val="35"/>
  </w:num>
  <w:num w:numId="5">
    <w:abstractNumId w:val="14"/>
  </w:num>
  <w:num w:numId="6">
    <w:abstractNumId w:val="4"/>
  </w:num>
  <w:num w:numId="7">
    <w:abstractNumId w:val="45"/>
  </w:num>
  <w:num w:numId="8">
    <w:abstractNumId w:val="16"/>
  </w:num>
  <w:num w:numId="9">
    <w:abstractNumId w:val="28"/>
  </w:num>
  <w:num w:numId="10">
    <w:abstractNumId w:val="9"/>
  </w:num>
  <w:num w:numId="11">
    <w:abstractNumId w:val="37"/>
  </w:num>
  <w:num w:numId="12">
    <w:abstractNumId w:val="49"/>
  </w:num>
  <w:num w:numId="13">
    <w:abstractNumId w:val="34"/>
  </w:num>
  <w:num w:numId="14">
    <w:abstractNumId w:val="26"/>
  </w:num>
  <w:num w:numId="15">
    <w:abstractNumId w:val="33"/>
  </w:num>
  <w:num w:numId="16">
    <w:abstractNumId w:val="3"/>
  </w:num>
  <w:num w:numId="17">
    <w:abstractNumId w:val="18"/>
  </w:num>
  <w:num w:numId="18">
    <w:abstractNumId w:val="5"/>
  </w:num>
  <w:num w:numId="19">
    <w:abstractNumId w:val="13"/>
  </w:num>
  <w:num w:numId="20">
    <w:abstractNumId w:val="0"/>
  </w:num>
  <w:num w:numId="21">
    <w:abstractNumId w:val="30"/>
  </w:num>
  <w:num w:numId="22">
    <w:abstractNumId w:val="23"/>
  </w:num>
  <w:num w:numId="23">
    <w:abstractNumId w:val="11"/>
  </w:num>
  <w:num w:numId="24">
    <w:abstractNumId w:val="38"/>
  </w:num>
  <w:num w:numId="25">
    <w:abstractNumId w:val="7"/>
  </w:num>
  <w:num w:numId="26">
    <w:abstractNumId w:val="50"/>
  </w:num>
  <w:num w:numId="27">
    <w:abstractNumId w:val="10"/>
  </w:num>
  <w:num w:numId="28">
    <w:abstractNumId w:val="25"/>
  </w:num>
  <w:num w:numId="29">
    <w:abstractNumId w:val="42"/>
  </w:num>
  <w:num w:numId="30">
    <w:abstractNumId w:val="20"/>
  </w:num>
  <w:num w:numId="31">
    <w:abstractNumId w:val="43"/>
  </w:num>
  <w:num w:numId="32">
    <w:abstractNumId w:val="52"/>
  </w:num>
  <w:num w:numId="33">
    <w:abstractNumId w:val="44"/>
  </w:num>
  <w:num w:numId="34">
    <w:abstractNumId w:val="22"/>
  </w:num>
  <w:num w:numId="35">
    <w:abstractNumId w:val="6"/>
  </w:num>
  <w:num w:numId="36">
    <w:abstractNumId w:val="17"/>
  </w:num>
  <w:num w:numId="37">
    <w:abstractNumId w:val="21"/>
  </w:num>
  <w:num w:numId="38">
    <w:abstractNumId w:val="19"/>
  </w:num>
  <w:num w:numId="39">
    <w:abstractNumId w:val="32"/>
  </w:num>
  <w:num w:numId="40">
    <w:abstractNumId w:val="24"/>
  </w:num>
  <w:num w:numId="41">
    <w:abstractNumId w:val="29"/>
  </w:num>
  <w:num w:numId="42">
    <w:abstractNumId w:val="48"/>
  </w:num>
  <w:num w:numId="43">
    <w:abstractNumId w:val="46"/>
  </w:num>
  <w:num w:numId="44">
    <w:abstractNumId w:val="8"/>
  </w:num>
  <w:num w:numId="45">
    <w:abstractNumId w:val="41"/>
  </w:num>
  <w:num w:numId="46">
    <w:abstractNumId w:val="27"/>
  </w:num>
  <w:num w:numId="47">
    <w:abstractNumId w:val="53"/>
  </w:num>
  <w:num w:numId="48">
    <w:abstractNumId w:val="31"/>
  </w:num>
  <w:num w:numId="49">
    <w:abstractNumId w:val="54"/>
  </w:num>
  <w:num w:numId="50">
    <w:abstractNumId w:val="40"/>
  </w:num>
  <w:num w:numId="51">
    <w:abstractNumId w:val="2"/>
  </w:num>
  <w:num w:numId="52">
    <w:abstractNumId w:val="39"/>
  </w:num>
  <w:num w:numId="53">
    <w:abstractNumId w:val="51"/>
  </w:num>
  <w:num w:numId="54">
    <w:abstractNumId w:val="47"/>
  </w:num>
  <w:num w:numId="55">
    <w:abstractNumId w:val="36"/>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yang Amiriyanti">
    <w15:presenceInfo w15:providerId="AD" w15:userId="S-1-5-21-81398180-3391839447-4074153482-100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7D8"/>
    <w:rsid w:val="00001D84"/>
    <w:rsid w:val="00002140"/>
    <w:rsid w:val="000032AF"/>
    <w:rsid w:val="000039B9"/>
    <w:rsid w:val="00003CA4"/>
    <w:rsid w:val="00003D89"/>
    <w:rsid w:val="00004FA7"/>
    <w:rsid w:val="00005583"/>
    <w:rsid w:val="0000593A"/>
    <w:rsid w:val="00007D3A"/>
    <w:rsid w:val="00010053"/>
    <w:rsid w:val="0001209F"/>
    <w:rsid w:val="00012F8F"/>
    <w:rsid w:val="0001347E"/>
    <w:rsid w:val="000136ED"/>
    <w:rsid w:val="00014560"/>
    <w:rsid w:val="00014834"/>
    <w:rsid w:val="000151B7"/>
    <w:rsid w:val="00016358"/>
    <w:rsid w:val="000175EF"/>
    <w:rsid w:val="0001769E"/>
    <w:rsid w:val="00017911"/>
    <w:rsid w:val="0002018D"/>
    <w:rsid w:val="00020A4C"/>
    <w:rsid w:val="0002183E"/>
    <w:rsid w:val="00021E28"/>
    <w:rsid w:val="000227CD"/>
    <w:rsid w:val="00022B09"/>
    <w:rsid w:val="00023282"/>
    <w:rsid w:val="0002383E"/>
    <w:rsid w:val="000238C5"/>
    <w:rsid w:val="000248DF"/>
    <w:rsid w:val="000258A3"/>
    <w:rsid w:val="00025CE2"/>
    <w:rsid w:val="00030DA4"/>
    <w:rsid w:val="0003380A"/>
    <w:rsid w:val="0003399D"/>
    <w:rsid w:val="0003449E"/>
    <w:rsid w:val="00034D31"/>
    <w:rsid w:val="00035E50"/>
    <w:rsid w:val="00036EBC"/>
    <w:rsid w:val="00040319"/>
    <w:rsid w:val="00040A8F"/>
    <w:rsid w:val="00040E88"/>
    <w:rsid w:val="00041535"/>
    <w:rsid w:val="00041C14"/>
    <w:rsid w:val="00042472"/>
    <w:rsid w:val="00042F7D"/>
    <w:rsid w:val="00043532"/>
    <w:rsid w:val="00043A05"/>
    <w:rsid w:val="00044301"/>
    <w:rsid w:val="00044663"/>
    <w:rsid w:val="000458E9"/>
    <w:rsid w:val="0004598F"/>
    <w:rsid w:val="00045FAE"/>
    <w:rsid w:val="00047E08"/>
    <w:rsid w:val="00047FF5"/>
    <w:rsid w:val="00050BE8"/>
    <w:rsid w:val="00050F02"/>
    <w:rsid w:val="00051A1A"/>
    <w:rsid w:val="00051F1E"/>
    <w:rsid w:val="000521C4"/>
    <w:rsid w:val="00053450"/>
    <w:rsid w:val="00053B97"/>
    <w:rsid w:val="000540BF"/>
    <w:rsid w:val="00054184"/>
    <w:rsid w:val="00056445"/>
    <w:rsid w:val="00056492"/>
    <w:rsid w:val="000575BC"/>
    <w:rsid w:val="00060217"/>
    <w:rsid w:val="0006039A"/>
    <w:rsid w:val="00060A48"/>
    <w:rsid w:val="0006234F"/>
    <w:rsid w:val="00062474"/>
    <w:rsid w:val="00062619"/>
    <w:rsid w:val="00062AF6"/>
    <w:rsid w:val="00063B25"/>
    <w:rsid w:val="00065CBA"/>
    <w:rsid w:val="00066543"/>
    <w:rsid w:val="00066868"/>
    <w:rsid w:val="00070FBE"/>
    <w:rsid w:val="00072AAB"/>
    <w:rsid w:val="00074C4E"/>
    <w:rsid w:val="00074D9F"/>
    <w:rsid w:val="0007640E"/>
    <w:rsid w:val="00077054"/>
    <w:rsid w:val="0007727D"/>
    <w:rsid w:val="00077674"/>
    <w:rsid w:val="0007795E"/>
    <w:rsid w:val="00077FF7"/>
    <w:rsid w:val="00080244"/>
    <w:rsid w:val="00080B4A"/>
    <w:rsid w:val="0008142F"/>
    <w:rsid w:val="000816FD"/>
    <w:rsid w:val="0008199C"/>
    <w:rsid w:val="00082689"/>
    <w:rsid w:val="0008271C"/>
    <w:rsid w:val="00082FB7"/>
    <w:rsid w:val="00083379"/>
    <w:rsid w:val="00083511"/>
    <w:rsid w:val="0008381D"/>
    <w:rsid w:val="000839C8"/>
    <w:rsid w:val="00084035"/>
    <w:rsid w:val="00084CED"/>
    <w:rsid w:val="0008522E"/>
    <w:rsid w:val="00085460"/>
    <w:rsid w:val="00085AAA"/>
    <w:rsid w:val="00086442"/>
    <w:rsid w:val="00087975"/>
    <w:rsid w:val="00087B12"/>
    <w:rsid w:val="00091082"/>
    <w:rsid w:val="000913C9"/>
    <w:rsid w:val="00091F5C"/>
    <w:rsid w:val="00092667"/>
    <w:rsid w:val="00092CB6"/>
    <w:rsid w:val="0009334B"/>
    <w:rsid w:val="0009346B"/>
    <w:rsid w:val="0009366C"/>
    <w:rsid w:val="000940F9"/>
    <w:rsid w:val="00094369"/>
    <w:rsid w:val="00094C24"/>
    <w:rsid w:val="00095872"/>
    <w:rsid w:val="00097282"/>
    <w:rsid w:val="0009788D"/>
    <w:rsid w:val="00097E7A"/>
    <w:rsid w:val="000A045C"/>
    <w:rsid w:val="000A0F62"/>
    <w:rsid w:val="000A1304"/>
    <w:rsid w:val="000A2DEA"/>
    <w:rsid w:val="000A3568"/>
    <w:rsid w:val="000A4474"/>
    <w:rsid w:val="000A4977"/>
    <w:rsid w:val="000A55A5"/>
    <w:rsid w:val="000A5E2D"/>
    <w:rsid w:val="000A5F68"/>
    <w:rsid w:val="000A64E4"/>
    <w:rsid w:val="000A7F30"/>
    <w:rsid w:val="000B0E8E"/>
    <w:rsid w:val="000B3DD2"/>
    <w:rsid w:val="000B406C"/>
    <w:rsid w:val="000B4310"/>
    <w:rsid w:val="000B684D"/>
    <w:rsid w:val="000B6EDC"/>
    <w:rsid w:val="000B7325"/>
    <w:rsid w:val="000B73A3"/>
    <w:rsid w:val="000B7470"/>
    <w:rsid w:val="000C02C3"/>
    <w:rsid w:val="000C057C"/>
    <w:rsid w:val="000C0617"/>
    <w:rsid w:val="000C098F"/>
    <w:rsid w:val="000C2259"/>
    <w:rsid w:val="000C27EC"/>
    <w:rsid w:val="000C2A76"/>
    <w:rsid w:val="000C2EA3"/>
    <w:rsid w:val="000C344E"/>
    <w:rsid w:val="000C4E37"/>
    <w:rsid w:val="000C5200"/>
    <w:rsid w:val="000C684A"/>
    <w:rsid w:val="000C6A42"/>
    <w:rsid w:val="000D36B3"/>
    <w:rsid w:val="000D3CE2"/>
    <w:rsid w:val="000D5074"/>
    <w:rsid w:val="000D509F"/>
    <w:rsid w:val="000D75E9"/>
    <w:rsid w:val="000E02FE"/>
    <w:rsid w:val="000E0CFA"/>
    <w:rsid w:val="000E0F58"/>
    <w:rsid w:val="000E1D90"/>
    <w:rsid w:val="000E2B61"/>
    <w:rsid w:val="000E3E36"/>
    <w:rsid w:val="000E4659"/>
    <w:rsid w:val="000E4A11"/>
    <w:rsid w:val="000E4A91"/>
    <w:rsid w:val="000E503E"/>
    <w:rsid w:val="000E60A3"/>
    <w:rsid w:val="000E72B1"/>
    <w:rsid w:val="000E75BD"/>
    <w:rsid w:val="000E7695"/>
    <w:rsid w:val="000F0FD0"/>
    <w:rsid w:val="000F1131"/>
    <w:rsid w:val="000F142B"/>
    <w:rsid w:val="000F14F7"/>
    <w:rsid w:val="000F167A"/>
    <w:rsid w:val="000F1942"/>
    <w:rsid w:val="000F26E1"/>
    <w:rsid w:val="000F2B34"/>
    <w:rsid w:val="000F3EF7"/>
    <w:rsid w:val="000F4535"/>
    <w:rsid w:val="000F485C"/>
    <w:rsid w:val="000F4ACB"/>
    <w:rsid w:val="000F4F93"/>
    <w:rsid w:val="000F5315"/>
    <w:rsid w:val="000F5517"/>
    <w:rsid w:val="000F58E3"/>
    <w:rsid w:val="000F5EE2"/>
    <w:rsid w:val="000F63BA"/>
    <w:rsid w:val="000F6E39"/>
    <w:rsid w:val="000F7173"/>
    <w:rsid w:val="0010028D"/>
    <w:rsid w:val="001004CA"/>
    <w:rsid w:val="00100DB9"/>
    <w:rsid w:val="00100EC4"/>
    <w:rsid w:val="00102DAC"/>
    <w:rsid w:val="00103EF2"/>
    <w:rsid w:val="00104422"/>
    <w:rsid w:val="0010646D"/>
    <w:rsid w:val="00106BEA"/>
    <w:rsid w:val="00106C3A"/>
    <w:rsid w:val="0010728C"/>
    <w:rsid w:val="00107410"/>
    <w:rsid w:val="00107669"/>
    <w:rsid w:val="0011058D"/>
    <w:rsid w:val="00110E64"/>
    <w:rsid w:val="00111D58"/>
    <w:rsid w:val="00112426"/>
    <w:rsid w:val="00113682"/>
    <w:rsid w:val="00113988"/>
    <w:rsid w:val="001143E8"/>
    <w:rsid w:val="00114834"/>
    <w:rsid w:val="001158BB"/>
    <w:rsid w:val="00115A03"/>
    <w:rsid w:val="00115F90"/>
    <w:rsid w:val="00116E24"/>
    <w:rsid w:val="0011755F"/>
    <w:rsid w:val="00120421"/>
    <w:rsid w:val="00120E65"/>
    <w:rsid w:val="00121CFB"/>
    <w:rsid w:val="00122115"/>
    <w:rsid w:val="001222C6"/>
    <w:rsid w:val="001228BC"/>
    <w:rsid w:val="001236DF"/>
    <w:rsid w:val="0012440A"/>
    <w:rsid w:val="001244B4"/>
    <w:rsid w:val="00124663"/>
    <w:rsid w:val="00124938"/>
    <w:rsid w:val="001252A6"/>
    <w:rsid w:val="00125411"/>
    <w:rsid w:val="00126FEE"/>
    <w:rsid w:val="001273C7"/>
    <w:rsid w:val="001275D6"/>
    <w:rsid w:val="0013119C"/>
    <w:rsid w:val="001311D8"/>
    <w:rsid w:val="0013272C"/>
    <w:rsid w:val="00133665"/>
    <w:rsid w:val="0013448A"/>
    <w:rsid w:val="00134C70"/>
    <w:rsid w:val="00135937"/>
    <w:rsid w:val="00135A18"/>
    <w:rsid w:val="001375B2"/>
    <w:rsid w:val="00137F82"/>
    <w:rsid w:val="00141F8D"/>
    <w:rsid w:val="001425F5"/>
    <w:rsid w:val="00142A1D"/>
    <w:rsid w:val="00143A6E"/>
    <w:rsid w:val="00143E4C"/>
    <w:rsid w:val="00143E5F"/>
    <w:rsid w:val="00144254"/>
    <w:rsid w:val="00145244"/>
    <w:rsid w:val="001457F4"/>
    <w:rsid w:val="00145BEC"/>
    <w:rsid w:val="00145FF9"/>
    <w:rsid w:val="0014716A"/>
    <w:rsid w:val="001478B8"/>
    <w:rsid w:val="001478BC"/>
    <w:rsid w:val="001500B6"/>
    <w:rsid w:val="001502FD"/>
    <w:rsid w:val="00150BC5"/>
    <w:rsid w:val="00150DDA"/>
    <w:rsid w:val="00151D6C"/>
    <w:rsid w:val="00151DA1"/>
    <w:rsid w:val="0015239A"/>
    <w:rsid w:val="00153005"/>
    <w:rsid w:val="0015475E"/>
    <w:rsid w:val="0015505F"/>
    <w:rsid w:val="001557D8"/>
    <w:rsid w:val="001568C9"/>
    <w:rsid w:val="001570BA"/>
    <w:rsid w:val="00157CB2"/>
    <w:rsid w:val="00160175"/>
    <w:rsid w:val="00160570"/>
    <w:rsid w:val="00160651"/>
    <w:rsid w:val="00160DFA"/>
    <w:rsid w:val="0016126C"/>
    <w:rsid w:val="001613DF"/>
    <w:rsid w:val="00161505"/>
    <w:rsid w:val="00161948"/>
    <w:rsid w:val="00162920"/>
    <w:rsid w:val="00162984"/>
    <w:rsid w:val="0016424F"/>
    <w:rsid w:val="00164EC7"/>
    <w:rsid w:val="001650ED"/>
    <w:rsid w:val="001654D5"/>
    <w:rsid w:val="001656C6"/>
    <w:rsid w:val="00165952"/>
    <w:rsid w:val="0016691A"/>
    <w:rsid w:val="001677E5"/>
    <w:rsid w:val="00170410"/>
    <w:rsid w:val="0017198F"/>
    <w:rsid w:val="00171A57"/>
    <w:rsid w:val="00171ED8"/>
    <w:rsid w:val="0017395E"/>
    <w:rsid w:val="00174972"/>
    <w:rsid w:val="001753B1"/>
    <w:rsid w:val="00175B53"/>
    <w:rsid w:val="00175B7D"/>
    <w:rsid w:val="00175B86"/>
    <w:rsid w:val="001779E8"/>
    <w:rsid w:val="00177DD4"/>
    <w:rsid w:val="001804D3"/>
    <w:rsid w:val="00180783"/>
    <w:rsid w:val="00180C4B"/>
    <w:rsid w:val="00181309"/>
    <w:rsid w:val="00182461"/>
    <w:rsid w:val="00183423"/>
    <w:rsid w:val="00183B77"/>
    <w:rsid w:val="00183CDA"/>
    <w:rsid w:val="00183D6C"/>
    <w:rsid w:val="00184007"/>
    <w:rsid w:val="001846A4"/>
    <w:rsid w:val="001851D7"/>
    <w:rsid w:val="0018598D"/>
    <w:rsid w:val="0018653B"/>
    <w:rsid w:val="00187E74"/>
    <w:rsid w:val="00190234"/>
    <w:rsid w:val="001905F4"/>
    <w:rsid w:val="001920C7"/>
    <w:rsid w:val="00192934"/>
    <w:rsid w:val="00192969"/>
    <w:rsid w:val="00192FBE"/>
    <w:rsid w:val="00193033"/>
    <w:rsid w:val="00193D29"/>
    <w:rsid w:val="00194008"/>
    <w:rsid w:val="0019453F"/>
    <w:rsid w:val="0019539D"/>
    <w:rsid w:val="001953FF"/>
    <w:rsid w:val="0019583C"/>
    <w:rsid w:val="00195D90"/>
    <w:rsid w:val="001961F7"/>
    <w:rsid w:val="001A1C8F"/>
    <w:rsid w:val="001A20CF"/>
    <w:rsid w:val="001A2186"/>
    <w:rsid w:val="001A287A"/>
    <w:rsid w:val="001A2F68"/>
    <w:rsid w:val="001A5FC6"/>
    <w:rsid w:val="001A67D4"/>
    <w:rsid w:val="001A71FE"/>
    <w:rsid w:val="001A7A44"/>
    <w:rsid w:val="001B0B53"/>
    <w:rsid w:val="001B190B"/>
    <w:rsid w:val="001B2005"/>
    <w:rsid w:val="001B2855"/>
    <w:rsid w:val="001B2D9C"/>
    <w:rsid w:val="001B39B1"/>
    <w:rsid w:val="001B4D4F"/>
    <w:rsid w:val="001B67B7"/>
    <w:rsid w:val="001B6C8C"/>
    <w:rsid w:val="001B6FBF"/>
    <w:rsid w:val="001B7A76"/>
    <w:rsid w:val="001C001F"/>
    <w:rsid w:val="001C052A"/>
    <w:rsid w:val="001C0568"/>
    <w:rsid w:val="001C0CEF"/>
    <w:rsid w:val="001C0D1B"/>
    <w:rsid w:val="001C1A5B"/>
    <w:rsid w:val="001C311D"/>
    <w:rsid w:val="001C3186"/>
    <w:rsid w:val="001C340D"/>
    <w:rsid w:val="001C5E0B"/>
    <w:rsid w:val="001C627A"/>
    <w:rsid w:val="001C6E20"/>
    <w:rsid w:val="001C6FD9"/>
    <w:rsid w:val="001D0166"/>
    <w:rsid w:val="001D08F9"/>
    <w:rsid w:val="001D2FA5"/>
    <w:rsid w:val="001D472F"/>
    <w:rsid w:val="001D5349"/>
    <w:rsid w:val="001D54EF"/>
    <w:rsid w:val="001D57E0"/>
    <w:rsid w:val="001D5C54"/>
    <w:rsid w:val="001D5D32"/>
    <w:rsid w:val="001D698A"/>
    <w:rsid w:val="001D6F7E"/>
    <w:rsid w:val="001D7071"/>
    <w:rsid w:val="001D77D3"/>
    <w:rsid w:val="001E0627"/>
    <w:rsid w:val="001E0904"/>
    <w:rsid w:val="001E0C2C"/>
    <w:rsid w:val="001E1528"/>
    <w:rsid w:val="001E1A12"/>
    <w:rsid w:val="001E1EEC"/>
    <w:rsid w:val="001E2481"/>
    <w:rsid w:val="001E2FF4"/>
    <w:rsid w:val="001E53EE"/>
    <w:rsid w:val="001F01F9"/>
    <w:rsid w:val="001F07D6"/>
    <w:rsid w:val="001F07F0"/>
    <w:rsid w:val="001F0E81"/>
    <w:rsid w:val="001F16F9"/>
    <w:rsid w:val="001F1FAD"/>
    <w:rsid w:val="001F288E"/>
    <w:rsid w:val="001F2B8B"/>
    <w:rsid w:val="001F5024"/>
    <w:rsid w:val="001F5750"/>
    <w:rsid w:val="001F653B"/>
    <w:rsid w:val="001F661D"/>
    <w:rsid w:val="001F6EA3"/>
    <w:rsid w:val="001F72AC"/>
    <w:rsid w:val="001F7637"/>
    <w:rsid w:val="001F7A18"/>
    <w:rsid w:val="00200073"/>
    <w:rsid w:val="00200313"/>
    <w:rsid w:val="00200C50"/>
    <w:rsid w:val="00200D8B"/>
    <w:rsid w:val="00200DB9"/>
    <w:rsid w:val="0020162B"/>
    <w:rsid w:val="0020199D"/>
    <w:rsid w:val="00201F1A"/>
    <w:rsid w:val="00202696"/>
    <w:rsid w:val="002036D3"/>
    <w:rsid w:val="002044E0"/>
    <w:rsid w:val="00204AD0"/>
    <w:rsid w:val="00204C74"/>
    <w:rsid w:val="002054D6"/>
    <w:rsid w:val="00205F3F"/>
    <w:rsid w:val="00206DD0"/>
    <w:rsid w:val="00207282"/>
    <w:rsid w:val="00210298"/>
    <w:rsid w:val="002108BC"/>
    <w:rsid w:val="00211B64"/>
    <w:rsid w:val="00212426"/>
    <w:rsid w:val="002137F7"/>
    <w:rsid w:val="00215CA1"/>
    <w:rsid w:val="002160D9"/>
    <w:rsid w:val="00220121"/>
    <w:rsid w:val="0022054B"/>
    <w:rsid w:val="002205EA"/>
    <w:rsid w:val="00220793"/>
    <w:rsid w:val="00220AAC"/>
    <w:rsid w:val="00222197"/>
    <w:rsid w:val="00223A6F"/>
    <w:rsid w:val="0022409D"/>
    <w:rsid w:val="0022409F"/>
    <w:rsid w:val="00224899"/>
    <w:rsid w:val="00224CD4"/>
    <w:rsid w:val="00224CFD"/>
    <w:rsid w:val="0022667E"/>
    <w:rsid w:val="0022703F"/>
    <w:rsid w:val="00227182"/>
    <w:rsid w:val="00227341"/>
    <w:rsid w:val="00227518"/>
    <w:rsid w:val="00227819"/>
    <w:rsid w:val="00227CBA"/>
    <w:rsid w:val="00227F23"/>
    <w:rsid w:val="00227FC2"/>
    <w:rsid w:val="00230E93"/>
    <w:rsid w:val="00231418"/>
    <w:rsid w:val="0023272D"/>
    <w:rsid w:val="00233DFB"/>
    <w:rsid w:val="0023465C"/>
    <w:rsid w:val="00234C76"/>
    <w:rsid w:val="00235897"/>
    <w:rsid w:val="00235DE4"/>
    <w:rsid w:val="00235F7D"/>
    <w:rsid w:val="002361C5"/>
    <w:rsid w:val="002364DE"/>
    <w:rsid w:val="00236521"/>
    <w:rsid w:val="002370B0"/>
    <w:rsid w:val="0023723F"/>
    <w:rsid w:val="0024021D"/>
    <w:rsid w:val="00240286"/>
    <w:rsid w:val="002403A8"/>
    <w:rsid w:val="00240704"/>
    <w:rsid w:val="00240ABA"/>
    <w:rsid w:val="00240D20"/>
    <w:rsid w:val="002412E9"/>
    <w:rsid w:val="00243B12"/>
    <w:rsid w:val="00244896"/>
    <w:rsid w:val="00244F42"/>
    <w:rsid w:val="002455F1"/>
    <w:rsid w:val="00246272"/>
    <w:rsid w:val="00246566"/>
    <w:rsid w:val="00247C75"/>
    <w:rsid w:val="00250C00"/>
    <w:rsid w:val="00250E60"/>
    <w:rsid w:val="002524D2"/>
    <w:rsid w:val="002524F8"/>
    <w:rsid w:val="0025309F"/>
    <w:rsid w:val="0025311C"/>
    <w:rsid w:val="00253EA4"/>
    <w:rsid w:val="00254812"/>
    <w:rsid w:val="00256C97"/>
    <w:rsid w:val="0026011A"/>
    <w:rsid w:val="00260594"/>
    <w:rsid w:val="0026169C"/>
    <w:rsid w:val="0026186F"/>
    <w:rsid w:val="00262079"/>
    <w:rsid w:val="0026314B"/>
    <w:rsid w:val="00264730"/>
    <w:rsid w:val="00265108"/>
    <w:rsid w:val="002651A8"/>
    <w:rsid w:val="00266B75"/>
    <w:rsid w:val="002678AA"/>
    <w:rsid w:val="00270E92"/>
    <w:rsid w:val="002712C2"/>
    <w:rsid w:val="002722E3"/>
    <w:rsid w:val="00272B85"/>
    <w:rsid w:val="00273429"/>
    <w:rsid w:val="00274B45"/>
    <w:rsid w:val="002756AF"/>
    <w:rsid w:val="00275E8C"/>
    <w:rsid w:val="00276E65"/>
    <w:rsid w:val="00277BF5"/>
    <w:rsid w:val="00277E78"/>
    <w:rsid w:val="0028058B"/>
    <w:rsid w:val="00280D52"/>
    <w:rsid w:val="002810E4"/>
    <w:rsid w:val="0028140A"/>
    <w:rsid w:val="002815F8"/>
    <w:rsid w:val="002816A0"/>
    <w:rsid w:val="00281CF2"/>
    <w:rsid w:val="0028249A"/>
    <w:rsid w:val="002828FB"/>
    <w:rsid w:val="00283313"/>
    <w:rsid w:val="00286A8F"/>
    <w:rsid w:val="00286BFB"/>
    <w:rsid w:val="002872E6"/>
    <w:rsid w:val="002901B6"/>
    <w:rsid w:val="00290AD3"/>
    <w:rsid w:val="0029236A"/>
    <w:rsid w:val="0029236E"/>
    <w:rsid w:val="00295BA5"/>
    <w:rsid w:val="00296542"/>
    <w:rsid w:val="002968A7"/>
    <w:rsid w:val="00296C6C"/>
    <w:rsid w:val="0029729A"/>
    <w:rsid w:val="0029775A"/>
    <w:rsid w:val="002A031C"/>
    <w:rsid w:val="002A1957"/>
    <w:rsid w:val="002A1B7F"/>
    <w:rsid w:val="002A24A7"/>
    <w:rsid w:val="002A3B41"/>
    <w:rsid w:val="002A5049"/>
    <w:rsid w:val="002A5A73"/>
    <w:rsid w:val="002A64F5"/>
    <w:rsid w:val="002A6981"/>
    <w:rsid w:val="002A7006"/>
    <w:rsid w:val="002A756A"/>
    <w:rsid w:val="002A7F99"/>
    <w:rsid w:val="002A7FC3"/>
    <w:rsid w:val="002B0A94"/>
    <w:rsid w:val="002B0AEA"/>
    <w:rsid w:val="002B0EC1"/>
    <w:rsid w:val="002B0F11"/>
    <w:rsid w:val="002B1B14"/>
    <w:rsid w:val="002B1E05"/>
    <w:rsid w:val="002B33FC"/>
    <w:rsid w:val="002B4AD5"/>
    <w:rsid w:val="002B6511"/>
    <w:rsid w:val="002B65D8"/>
    <w:rsid w:val="002B6AFB"/>
    <w:rsid w:val="002B7A2F"/>
    <w:rsid w:val="002C05D8"/>
    <w:rsid w:val="002C14B4"/>
    <w:rsid w:val="002C204D"/>
    <w:rsid w:val="002C4460"/>
    <w:rsid w:val="002C4C68"/>
    <w:rsid w:val="002C50C8"/>
    <w:rsid w:val="002C5201"/>
    <w:rsid w:val="002C6037"/>
    <w:rsid w:val="002C657E"/>
    <w:rsid w:val="002C6D61"/>
    <w:rsid w:val="002C6F3C"/>
    <w:rsid w:val="002C7356"/>
    <w:rsid w:val="002C73A6"/>
    <w:rsid w:val="002D044C"/>
    <w:rsid w:val="002D2DA2"/>
    <w:rsid w:val="002D453A"/>
    <w:rsid w:val="002D50D0"/>
    <w:rsid w:val="002D51E1"/>
    <w:rsid w:val="002D5519"/>
    <w:rsid w:val="002D5FDB"/>
    <w:rsid w:val="002D66A8"/>
    <w:rsid w:val="002D7665"/>
    <w:rsid w:val="002E04B0"/>
    <w:rsid w:val="002E165E"/>
    <w:rsid w:val="002E1C14"/>
    <w:rsid w:val="002E21CF"/>
    <w:rsid w:val="002E28B0"/>
    <w:rsid w:val="002E2DE6"/>
    <w:rsid w:val="002E5126"/>
    <w:rsid w:val="002E54C7"/>
    <w:rsid w:val="002E7970"/>
    <w:rsid w:val="002F0E3A"/>
    <w:rsid w:val="002F35A6"/>
    <w:rsid w:val="002F4A5A"/>
    <w:rsid w:val="002F6142"/>
    <w:rsid w:val="002F7F22"/>
    <w:rsid w:val="00300608"/>
    <w:rsid w:val="0030131D"/>
    <w:rsid w:val="00301642"/>
    <w:rsid w:val="003016DC"/>
    <w:rsid w:val="003025BB"/>
    <w:rsid w:val="00302C7C"/>
    <w:rsid w:val="00302DFA"/>
    <w:rsid w:val="00303827"/>
    <w:rsid w:val="00303EEE"/>
    <w:rsid w:val="003044A1"/>
    <w:rsid w:val="00304C42"/>
    <w:rsid w:val="00305625"/>
    <w:rsid w:val="00305DCC"/>
    <w:rsid w:val="003061DA"/>
    <w:rsid w:val="003067AF"/>
    <w:rsid w:val="003067B6"/>
    <w:rsid w:val="003100AC"/>
    <w:rsid w:val="003113AC"/>
    <w:rsid w:val="003116C4"/>
    <w:rsid w:val="0031373D"/>
    <w:rsid w:val="00313EF3"/>
    <w:rsid w:val="003144B8"/>
    <w:rsid w:val="00315265"/>
    <w:rsid w:val="00317EA7"/>
    <w:rsid w:val="003224D7"/>
    <w:rsid w:val="00322C7F"/>
    <w:rsid w:val="00322CB7"/>
    <w:rsid w:val="003243FB"/>
    <w:rsid w:val="0032461D"/>
    <w:rsid w:val="0032471F"/>
    <w:rsid w:val="00324D84"/>
    <w:rsid w:val="0032557D"/>
    <w:rsid w:val="003268B5"/>
    <w:rsid w:val="0032695E"/>
    <w:rsid w:val="003271D6"/>
    <w:rsid w:val="0033109E"/>
    <w:rsid w:val="003311E6"/>
    <w:rsid w:val="00331259"/>
    <w:rsid w:val="00332B51"/>
    <w:rsid w:val="00332C91"/>
    <w:rsid w:val="00333AE4"/>
    <w:rsid w:val="003340B7"/>
    <w:rsid w:val="00334919"/>
    <w:rsid w:val="00334B85"/>
    <w:rsid w:val="0033528F"/>
    <w:rsid w:val="00335BEE"/>
    <w:rsid w:val="00336210"/>
    <w:rsid w:val="0033757D"/>
    <w:rsid w:val="0033794E"/>
    <w:rsid w:val="003379B2"/>
    <w:rsid w:val="00337E51"/>
    <w:rsid w:val="003401BD"/>
    <w:rsid w:val="0034050D"/>
    <w:rsid w:val="003407BC"/>
    <w:rsid w:val="0034386C"/>
    <w:rsid w:val="00344297"/>
    <w:rsid w:val="003447F6"/>
    <w:rsid w:val="0034541D"/>
    <w:rsid w:val="00345FEC"/>
    <w:rsid w:val="00346ECB"/>
    <w:rsid w:val="00347812"/>
    <w:rsid w:val="003519AF"/>
    <w:rsid w:val="00351CBF"/>
    <w:rsid w:val="00352A05"/>
    <w:rsid w:val="00352E58"/>
    <w:rsid w:val="00353EF2"/>
    <w:rsid w:val="003553BA"/>
    <w:rsid w:val="00357863"/>
    <w:rsid w:val="00357C00"/>
    <w:rsid w:val="00357C38"/>
    <w:rsid w:val="00357E41"/>
    <w:rsid w:val="00360970"/>
    <w:rsid w:val="003614E8"/>
    <w:rsid w:val="003630B1"/>
    <w:rsid w:val="003631B8"/>
    <w:rsid w:val="003639B1"/>
    <w:rsid w:val="00364F1D"/>
    <w:rsid w:val="003651A8"/>
    <w:rsid w:val="0036560B"/>
    <w:rsid w:val="00365E41"/>
    <w:rsid w:val="003667DF"/>
    <w:rsid w:val="0036731F"/>
    <w:rsid w:val="0037002D"/>
    <w:rsid w:val="00371759"/>
    <w:rsid w:val="0037325A"/>
    <w:rsid w:val="003738D0"/>
    <w:rsid w:val="00374803"/>
    <w:rsid w:val="00374BD1"/>
    <w:rsid w:val="0037685B"/>
    <w:rsid w:val="00377070"/>
    <w:rsid w:val="003770B7"/>
    <w:rsid w:val="00377E84"/>
    <w:rsid w:val="00377EE5"/>
    <w:rsid w:val="00380A33"/>
    <w:rsid w:val="00380FFD"/>
    <w:rsid w:val="00385C3D"/>
    <w:rsid w:val="00386047"/>
    <w:rsid w:val="003866DC"/>
    <w:rsid w:val="00386DE4"/>
    <w:rsid w:val="00386FB5"/>
    <w:rsid w:val="00387270"/>
    <w:rsid w:val="003872C2"/>
    <w:rsid w:val="00387B82"/>
    <w:rsid w:val="00387FF0"/>
    <w:rsid w:val="00390484"/>
    <w:rsid w:val="0039237B"/>
    <w:rsid w:val="003925C9"/>
    <w:rsid w:val="00396641"/>
    <w:rsid w:val="0039689A"/>
    <w:rsid w:val="003A0838"/>
    <w:rsid w:val="003A131A"/>
    <w:rsid w:val="003A1F04"/>
    <w:rsid w:val="003A2BD6"/>
    <w:rsid w:val="003A3B75"/>
    <w:rsid w:val="003A5202"/>
    <w:rsid w:val="003A5418"/>
    <w:rsid w:val="003A6EDC"/>
    <w:rsid w:val="003A70BA"/>
    <w:rsid w:val="003A7A1E"/>
    <w:rsid w:val="003A7D6D"/>
    <w:rsid w:val="003B00C0"/>
    <w:rsid w:val="003B0509"/>
    <w:rsid w:val="003B07E0"/>
    <w:rsid w:val="003B0BF3"/>
    <w:rsid w:val="003B3203"/>
    <w:rsid w:val="003B3FA2"/>
    <w:rsid w:val="003B411C"/>
    <w:rsid w:val="003B4D66"/>
    <w:rsid w:val="003B5635"/>
    <w:rsid w:val="003C115E"/>
    <w:rsid w:val="003C2EDE"/>
    <w:rsid w:val="003C3ACE"/>
    <w:rsid w:val="003C4439"/>
    <w:rsid w:val="003C498D"/>
    <w:rsid w:val="003C4B3D"/>
    <w:rsid w:val="003C53B0"/>
    <w:rsid w:val="003C64FC"/>
    <w:rsid w:val="003C781C"/>
    <w:rsid w:val="003D0C02"/>
    <w:rsid w:val="003D1E2E"/>
    <w:rsid w:val="003D2FA4"/>
    <w:rsid w:val="003D41DC"/>
    <w:rsid w:val="003D4D72"/>
    <w:rsid w:val="003D4F29"/>
    <w:rsid w:val="003D4FDE"/>
    <w:rsid w:val="003D5DBB"/>
    <w:rsid w:val="003D6719"/>
    <w:rsid w:val="003E00E7"/>
    <w:rsid w:val="003E0499"/>
    <w:rsid w:val="003E0F67"/>
    <w:rsid w:val="003E176F"/>
    <w:rsid w:val="003E1B9A"/>
    <w:rsid w:val="003E1E72"/>
    <w:rsid w:val="003E2CEC"/>
    <w:rsid w:val="003E395D"/>
    <w:rsid w:val="003E5BD5"/>
    <w:rsid w:val="003F01C4"/>
    <w:rsid w:val="003F0549"/>
    <w:rsid w:val="003F0A38"/>
    <w:rsid w:val="003F0B54"/>
    <w:rsid w:val="003F0F29"/>
    <w:rsid w:val="003F1CB6"/>
    <w:rsid w:val="003F21B3"/>
    <w:rsid w:val="003F31D7"/>
    <w:rsid w:val="003F4088"/>
    <w:rsid w:val="003F4FFB"/>
    <w:rsid w:val="003F5243"/>
    <w:rsid w:val="003F55DF"/>
    <w:rsid w:val="003F670E"/>
    <w:rsid w:val="003F7862"/>
    <w:rsid w:val="00400A00"/>
    <w:rsid w:val="00401969"/>
    <w:rsid w:val="0040196A"/>
    <w:rsid w:val="004026E8"/>
    <w:rsid w:val="00402BE6"/>
    <w:rsid w:val="0040301A"/>
    <w:rsid w:val="004030ED"/>
    <w:rsid w:val="0040324A"/>
    <w:rsid w:val="00403300"/>
    <w:rsid w:val="00403659"/>
    <w:rsid w:val="00403A06"/>
    <w:rsid w:val="00404310"/>
    <w:rsid w:val="004043E9"/>
    <w:rsid w:val="00405A75"/>
    <w:rsid w:val="00406CEF"/>
    <w:rsid w:val="0040706E"/>
    <w:rsid w:val="004074DB"/>
    <w:rsid w:val="004110E3"/>
    <w:rsid w:val="00411B19"/>
    <w:rsid w:val="00414829"/>
    <w:rsid w:val="004148E4"/>
    <w:rsid w:val="00414CEE"/>
    <w:rsid w:val="004155D1"/>
    <w:rsid w:val="00415725"/>
    <w:rsid w:val="00415A65"/>
    <w:rsid w:val="00415D01"/>
    <w:rsid w:val="00416246"/>
    <w:rsid w:val="004168B9"/>
    <w:rsid w:val="004176BF"/>
    <w:rsid w:val="00417CED"/>
    <w:rsid w:val="00417D96"/>
    <w:rsid w:val="00417F93"/>
    <w:rsid w:val="00417FD5"/>
    <w:rsid w:val="00417FE8"/>
    <w:rsid w:val="00420A47"/>
    <w:rsid w:val="00421A4E"/>
    <w:rsid w:val="0042245B"/>
    <w:rsid w:val="00423B49"/>
    <w:rsid w:val="004240AB"/>
    <w:rsid w:val="0042428A"/>
    <w:rsid w:val="004244D7"/>
    <w:rsid w:val="0042581A"/>
    <w:rsid w:val="00425FE3"/>
    <w:rsid w:val="004262C3"/>
    <w:rsid w:val="004266B1"/>
    <w:rsid w:val="004308F4"/>
    <w:rsid w:val="00430CA8"/>
    <w:rsid w:val="00431267"/>
    <w:rsid w:val="004314F2"/>
    <w:rsid w:val="00431A32"/>
    <w:rsid w:val="00432919"/>
    <w:rsid w:val="00433789"/>
    <w:rsid w:val="00433C1F"/>
    <w:rsid w:val="0043558E"/>
    <w:rsid w:val="00435A54"/>
    <w:rsid w:val="00435E7E"/>
    <w:rsid w:val="0043649A"/>
    <w:rsid w:val="004364BD"/>
    <w:rsid w:val="00436A62"/>
    <w:rsid w:val="00437A53"/>
    <w:rsid w:val="004412B4"/>
    <w:rsid w:val="00443043"/>
    <w:rsid w:val="00443310"/>
    <w:rsid w:val="00444266"/>
    <w:rsid w:val="00445168"/>
    <w:rsid w:val="0044632A"/>
    <w:rsid w:val="00446E1F"/>
    <w:rsid w:val="004472A9"/>
    <w:rsid w:val="00447EB8"/>
    <w:rsid w:val="00450078"/>
    <w:rsid w:val="004506C6"/>
    <w:rsid w:val="0045169C"/>
    <w:rsid w:val="004516E5"/>
    <w:rsid w:val="004519DE"/>
    <w:rsid w:val="00452095"/>
    <w:rsid w:val="004523A1"/>
    <w:rsid w:val="00452447"/>
    <w:rsid w:val="004531CF"/>
    <w:rsid w:val="00453489"/>
    <w:rsid w:val="00453B46"/>
    <w:rsid w:val="00453FDA"/>
    <w:rsid w:val="004542AF"/>
    <w:rsid w:val="00454655"/>
    <w:rsid w:val="00454DDB"/>
    <w:rsid w:val="0045533C"/>
    <w:rsid w:val="00457435"/>
    <w:rsid w:val="004575F3"/>
    <w:rsid w:val="00457876"/>
    <w:rsid w:val="004579A6"/>
    <w:rsid w:val="00457FC9"/>
    <w:rsid w:val="00460F25"/>
    <w:rsid w:val="004614B6"/>
    <w:rsid w:val="004618AC"/>
    <w:rsid w:val="00462204"/>
    <w:rsid w:val="004625DD"/>
    <w:rsid w:val="0046277F"/>
    <w:rsid w:val="0046394E"/>
    <w:rsid w:val="00463A1A"/>
    <w:rsid w:val="004640B8"/>
    <w:rsid w:val="00464164"/>
    <w:rsid w:val="00464535"/>
    <w:rsid w:val="0046501A"/>
    <w:rsid w:val="00466D69"/>
    <w:rsid w:val="00467823"/>
    <w:rsid w:val="00467C2D"/>
    <w:rsid w:val="00467ED3"/>
    <w:rsid w:val="00470235"/>
    <w:rsid w:val="004707D0"/>
    <w:rsid w:val="00470878"/>
    <w:rsid w:val="0047296A"/>
    <w:rsid w:val="0047361E"/>
    <w:rsid w:val="00473B10"/>
    <w:rsid w:val="00474061"/>
    <w:rsid w:val="004747B1"/>
    <w:rsid w:val="004769D3"/>
    <w:rsid w:val="00476B4D"/>
    <w:rsid w:val="00477340"/>
    <w:rsid w:val="00477803"/>
    <w:rsid w:val="00480191"/>
    <w:rsid w:val="004803AE"/>
    <w:rsid w:val="0048096B"/>
    <w:rsid w:val="004809BD"/>
    <w:rsid w:val="0048196E"/>
    <w:rsid w:val="00481B3A"/>
    <w:rsid w:val="00486789"/>
    <w:rsid w:val="0048688B"/>
    <w:rsid w:val="00486A38"/>
    <w:rsid w:val="00486E42"/>
    <w:rsid w:val="00490377"/>
    <w:rsid w:val="004915C6"/>
    <w:rsid w:val="004916F2"/>
    <w:rsid w:val="004917DC"/>
    <w:rsid w:val="00491E05"/>
    <w:rsid w:val="00493DAC"/>
    <w:rsid w:val="00494682"/>
    <w:rsid w:val="00497A61"/>
    <w:rsid w:val="00497BFC"/>
    <w:rsid w:val="00497C8F"/>
    <w:rsid w:val="004A0E35"/>
    <w:rsid w:val="004A122B"/>
    <w:rsid w:val="004A1727"/>
    <w:rsid w:val="004A1F5B"/>
    <w:rsid w:val="004A2175"/>
    <w:rsid w:val="004A24AC"/>
    <w:rsid w:val="004A2A09"/>
    <w:rsid w:val="004A3453"/>
    <w:rsid w:val="004A37CE"/>
    <w:rsid w:val="004A3DFA"/>
    <w:rsid w:val="004A4078"/>
    <w:rsid w:val="004A60F5"/>
    <w:rsid w:val="004A628A"/>
    <w:rsid w:val="004A64E4"/>
    <w:rsid w:val="004A660C"/>
    <w:rsid w:val="004A7186"/>
    <w:rsid w:val="004A7687"/>
    <w:rsid w:val="004A7D7F"/>
    <w:rsid w:val="004B0114"/>
    <w:rsid w:val="004B0D2E"/>
    <w:rsid w:val="004B0E8A"/>
    <w:rsid w:val="004B0EC9"/>
    <w:rsid w:val="004B1016"/>
    <w:rsid w:val="004B1506"/>
    <w:rsid w:val="004B1D89"/>
    <w:rsid w:val="004B3BCF"/>
    <w:rsid w:val="004B435F"/>
    <w:rsid w:val="004B45D2"/>
    <w:rsid w:val="004B47DB"/>
    <w:rsid w:val="004B6286"/>
    <w:rsid w:val="004C1BD2"/>
    <w:rsid w:val="004C256D"/>
    <w:rsid w:val="004C2BE7"/>
    <w:rsid w:val="004C2C9B"/>
    <w:rsid w:val="004C371D"/>
    <w:rsid w:val="004C3B2D"/>
    <w:rsid w:val="004C3D97"/>
    <w:rsid w:val="004C4971"/>
    <w:rsid w:val="004C4EE8"/>
    <w:rsid w:val="004C58CA"/>
    <w:rsid w:val="004C5B76"/>
    <w:rsid w:val="004C5D49"/>
    <w:rsid w:val="004C6224"/>
    <w:rsid w:val="004C6B86"/>
    <w:rsid w:val="004C6D7A"/>
    <w:rsid w:val="004C7000"/>
    <w:rsid w:val="004D02C9"/>
    <w:rsid w:val="004D040E"/>
    <w:rsid w:val="004D079C"/>
    <w:rsid w:val="004D1C67"/>
    <w:rsid w:val="004D2AEC"/>
    <w:rsid w:val="004D2B23"/>
    <w:rsid w:val="004D2DF9"/>
    <w:rsid w:val="004D2DFA"/>
    <w:rsid w:val="004D301D"/>
    <w:rsid w:val="004D37C9"/>
    <w:rsid w:val="004D4822"/>
    <w:rsid w:val="004D4B73"/>
    <w:rsid w:val="004D539E"/>
    <w:rsid w:val="004D5B4B"/>
    <w:rsid w:val="004D60B2"/>
    <w:rsid w:val="004D62BD"/>
    <w:rsid w:val="004D6498"/>
    <w:rsid w:val="004D6C02"/>
    <w:rsid w:val="004E0D75"/>
    <w:rsid w:val="004E0E8B"/>
    <w:rsid w:val="004E25FB"/>
    <w:rsid w:val="004E2935"/>
    <w:rsid w:val="004E456F"/>
    <w:rsid w:val="004E6A76"/>
    <w:rsid w:val="004E718C"/>
    <w:rsid w:val="004F0441"/>
    <w:rsid w:val="004F2E61"/>
    <w:rsid w:val="004F38FF"/>
    <w:rsid w:val="004F3B01"/>
    <w:rsid w:val="004F43A0"/>
    <w:rsid w:val="004F4DDD"/>
    <w:rsid w:val="004F6789"/>
    <w:rsid w:val="004F67BA"/>
    <w:rsid w:val="004F6A25"/>
    <w:rsid w:val="004F6FFB"/>
    <w:rsid w:val="004F7AFC"/>
    <w:rsid w:val="00500191"/>
    <w:rsid w:val="00500B3F"/>
    <w:rsid w:val="005020B9"/>
    <w:rsid w:val="005021E1"/>
    <w:rsid w:val="00502E4E"/>
    <w:rsid w:val="0050327C"/>
    <w:rsid w:val="00504BD7"/>
    <w:rsid w:val="00504D2B"/>
    <w:rsid w:val="00505594"/>
    <w:rsid w:val="0050585E"/>
    <w:rsid w:val="005064FD"/>
    <w:rsid w:val="00506C96"/>
    <w:rsid w:val="00507FB5"/>
    <w:rsid w:val="0051112A"/>
    <w:rsid w:val="00511B08"/>
    <w:rsid w:val="00511B1E"/>
    <w:rsid w:val="005129C2"/>
    <w:rsid w:val="00512A80"/>
    <w:rsid w:val="00512B6F"/>
    <w:rsid w:val="00513759"/>
    <w:rsid w:val="00513869"/>
    <w:rsid w:val="00513B81"/>
    <w:rsid w:val="005150AD"/>
    <w:rsid w:val="00515987"/>
    <w:rsid w:val="005162D8"/>
    <w:rsid w:val="005167D8"/>
    <w:rsid w:val="00520323"/>
    <w:rsid w:val="005207B3"/>
    <w:rsid w:val="0052081E"/>
    <w:rsid w:val="005212BA"/>
    <w:rsid w:val="00521AA3"/>
    <w:rsid w:val="00522930"/>
    <w:rsid w:val="00522F20"/>
    <w:rsid w:val="005238B5"/>
    <w:rsid w:val="005242B4"/>
    <w:rsid w:val="005246D3"/>
    <w:rsid w:val="00525721"/>
    <w:rsid w:val="00526934"/>
    <w:rsid w:val="005279E0"/>
    <w:rsid w:val="00527B70"/>
    <w:rsid w:val="00527D9D"/>
    <w:rsid w:val="00531624"/>
    <w:rsid w:val="00531C20"/>
    <w:rsid w:val="00532221"/>
    <w:rsid w:val="00532C86"/>
    <w:rsid w:val="00532FF3"/>
    <w:rsid w:val="005331CE"/>
    <w:rsid w:val="00533B92"/>
    <w:rsid w:val="00534AFD"/>
    <w:rsid w:val="00534EB0"/>
    <w:rsid w:val="00535971"/>
    <w:rsid w:val="005359BF"/>
    <w:rsid w:val="00535A7C"/>
    <w:rsid w:val="00535DC9"/>
    <w:rsid w:val="005360E4"/>
    <w:rsid w:val="0053649F"/>
    <w:rsid w:val="00536786"/>
    <w:rsid w:val="005367BC"/>
    <w:rsid w:val="00537810"/>
    <w:rsid w:val="005402E8"/>
    <w:rsid w:val="00540451"/>
    <w:rsid w:val="00540462"/>
    <w:rsid w:val="00541B4F"/>
    <w:rsid w:val="00542CCF"/>
    <w:rsid w:val="00543825"/>
    <w:rsid w:val="00543E44"/>
    <w:rsid w:val="00544078"/>
    <w:rsid w:val="005445A8"/>
    <w:rsid w:val="00544D86"/>
    <w:rsid w:val="00545B48"/>
    <w:rsid w:val="00545B77"/>
    <w:rsid w:val="005462CB"/>
    <w:rsid w:val="00547886"/>
    <w:rsid w:val="00547C63"/>
    <w:rsid w:val="00552983"/>
    <w:rsid w:val="005529F6"/>
    <w:rsid w:val="00553846"/>
    <w:rsid w:val="00553B3E"/>
    <w:rsid w:val="00553FDA"/>
    <w:rsid w:val="00556865"/>
    <w:rsid w:val="00556A9C"/>
    <w:rsid w:val="005570EE"/>
    <w:rsid w:val="00557714"/>
    <w:rsid w:val="0056085D"/>
    <w:rsid w:val="005616CE"/>
    <w:rsid w:val="00561849"/>
    <w:rsid w:val="00561B47"/>
    <w:rsid w:val="005626C9"/>
    <w:rsid w:val="00562A69"/>
    <w:rsid w:val="00563980"/>
    <w:rsid w:val="00563CA8"/>
    <w:rsid w:val="0056492B"/>
    <w:rsid w:val="00564F19"/>
    <w:rsid w:val="005655AE"/>
    <w:rsid w:val="0056758F"/>
    <w:rsid w:val="005706C4"/>
    <w:rsid w:val="00570CF5"/>
    <w:rsid w:val="005710CB"/>
    <w:rsid w:val="005710FB"/>
    <w:rsid w:val="005715E0"/>
    <w:rsid w:val="00572458"/>
    <w:rsid w:val="00572BC2"/>
    <w:rsid w:val="00572D09"/>
    <w:rsid w:val="00573A97"/>
    <w:rsid w:val="0057471A"/>
    <w:rsid w:val="00575433"/>
    <w:rsid w:val="00575612"/>
    <w:rsid w:val="00576002"/>
    <w:rsid w:val="005761B4"/>
    <w:rsid w:val="00576589"/>
    <w:rsid w:val="005774F5"/>
    <w:rsid w:val="005776F6"/>
    <w:rsid w:val="00577A2C"/>
    <w:rsid w:val="00577C9F"/>
    <w:rsid w:val="005800DB"/>
    <w:rsid w:val="0058014F"/>
    <w:rsid w:val="00580AA8"/>
    <w:rsid w:val="00581933"/>
    <w:rsid w:val="00584423"/>
    <w:rsid w:val="0058598A"/>
    <w:rsid w:val="00586AE1"/>
    <w:rsid w:val="00586EE9"/>
    <w:rsid w:val="00586F8C"/>
    <w:rsid w:val="00590675"/>
    <w:rsid w:val="005921A2"/>
    <w:rsid w:val="005924C2"/>
    <w:rsid w:val="00593D92"/>
    <w:rsid w:val="005946E5"/>
    <w:rsid w:val="005946F2"/>
    <w:rsid w:val="005955DD"/>
    <w:rsid w:val="0059609D"/>
    <w:rsid w:val="00597240"/>
    <w:rsid w:val="005A0504"/>
    <w:rsid w:val="005A102F"/>
    <w:rsid w:val="005A2BA7"/>
    <w:rsid w:val="005A31D3"/>
    <w:rsid w:val="005A4A15"/>
    <w:rsid w:val="005A4D0D"/>
    <w:rsid w:val="005A5663"/>
    <w:rsid w:val="005A59D8"/>
    <w:rsid w:val="005A5F0B"/>
    <w:rsid w:val="005A5F98"/>
    <w:rsid w:val="005A6013"/>
    <w:rsid w:val="005A6163"/>
    <w:rsid w:val="005A7719"/>
    <w:rsid w:val="005A7943"/>
    <w:rsid w:val="005A79D3"/>
    <w:rsid w:val="005B06A3"/>
    <w:rsid w:val="005B0F3A"/>
    <w:rsid w:val="005B1C38"/>
    <w:rsid w:val="005B2294"/>
    <w:rsid w:val="005B2349"/>
    <w:rsid w:val="005B2420"/>
    <w:rsid w:val="005B247F"/>
    <w:rsid w:val="005B2F18"/>
    <w:rsid w:val="005B3916"/>
    <w:rsid w:val="005B57D8"/>
    <w:rsid w:val="005B5C20"/>
    <w:rsid w:val="005B6321"/>
    <w:rsid w:val="005B6414"/>
    <w:rsid w:val="005B6699"/>
    <w:rsid w:val="005B6726"/>
    <w:rsid w:val="005B6750"/>
    <w:rsid w:val="005B6834"/>
    <w:rsid w:val="005C03E4"/>
    <w:rsid w:val="005C1D05"/>
    <w:rsid w:val="005C208C"/>
    <w:rsid w:val="005C2507"/>
    <w:rsid w:val="005C299F"/>
    <w:rsid w:val="005C3AB2"/>
    <w:rsid w:val="005C4569"/>
    <w:rsid w:val="005C4C9A"/>
    <w:rsid w:val="005C77AF"/>
    <w:rsid w:val="005C7A09"/>
    <w:rsid w:val="005C7A30"/>
    <w:rsid w:val="005D1A7A"/>
    <w:rsid w:val="005D1CA0"/>
    <w:rsid w:val="005D32EE"/>
    <w:rsid w:val="005D3910"/>
    <w:rsid w:val="005D3EDD"/>
    <w:rsid w:val="005D4A7D"/>
    <w:rsid w:val="005D4EAE"/>
    <w:rsid w:val="005D5A51"/>
    <w:rsid w:val="005D66EC"/>
    <w:rsid w:val="005D754D"/>
    <w:rsid w:val="005D77C5"/>
    <w:rsid w:val="005D7D32"/>
    <w:rsid w:val="005D7D6C"/>
    <w:rsid w:val="005E1661"/>
    <w:rsid w:val="005E32CF"/>
    <w:rsid w:val="005E41A5"/>
    <w:rsid w:val="005E42D0"/>
    <w:rsid w:val="005E4B5F"/>
    <w:rsid w:val="005E4EC4"/>
    <w:rsid w:val="005E50D1"/>
    <w:rsid w:val="005E5AE4"/>
    <w:rsid w:val="005E5E8A"/>
    <w:rsid w:val="005E61E3"/>
    <w:rsid w:val="005E6BDD"/>
    <w:rsid w:val="005E6D29"/>
    <w:rsid w:val="005E7239"/>
    <w:rsid w:val="005F058B"/>
    <w:rsid w:val="005F08DD"/>
    <w:rsid w:val="005F0A74"/>
    <w:rsid w:val="005F105A"/>
    <w:rsid w:val="005F1285"/>
    <w:rsid w:val="005F161C"/>
    <w:rsid w:val="005F188E"/>
    <w:rsid w:val="005F1A65"/>
    <w:rsid w:val="005F26AF"/>
    <w:rsid w:val="005F32D4"/>
    <w:rsid w:val="005F36E7"/>
    <w:rsid w:val="005F38DA"/>
    <w:rsid w:val="005F569D"/>
    <w:rsid w:val="005F5AA9"/>
    <w:rsid w:val="005F6131"/>
    <w:rsid w:val="005F64B8"/>
    <w:rsid w:val="005F689C"/>
    <w:rsid w:val="005F732B"/>
    <w:rsid w:val="005F79F8"/>
    <w:rsid w:val="00600900"/>
    <w:rsid w:val="006012E4"/>
    <w:rsid w:val="006019A2"/>
    <w:rsid w:val="00601F36"/>
    <w:rsid w:val="00603509"/>
    <w:rsid w:val="00603724"/>
    <w:rsid w:val="0060372E"/>
    <w:rsid w:val="00603BA9"/>
    <w:rsid w:val="00604100"/>
    <w:rsid w:val="00604458"/>
    <w:rsid w:val="006052DD"/>
    <w:rsid w:val="006056FB"/>
    <w:rsid w:val="006061CD"/>
    <w:rsid w:val="006062F4"/>
    <w:rsid w:val="00607125"/>
    <w:rsid w:val="006073A5"/>
    <w:rsid w:val="006119DB"/>
    <w:rsid w:val="00611A49"/>
    <w:rsid w:val="00612090"/>
    <w:rsid w:val="006120BB"/>
    <w:rsid w:val="0061284A"/>
    <w:rsid w:val="00612AA6"/>
    <w:rsid w:val="0061327B"/>
    <w:rsid w:val="0061458C"/>
    <w:rsid w:val="00615545"/>
    <w:rsid w:val="00615898"/>
    <w:rsid w:val="00615C83"/>
    <w:rsid w:val="00616307"/>
    <w:rsid w:val="006163D5"/>
    <w:rsid w:val="00617B0A"/>
    <w:rsid w:val="0062017A"/>
    <w:rsid w:val="00621428"/>
    <w:rsid w:val="00621C56"/>
    <w:rsid w:val="00622E84"/>
    <w:rsid w:val="00624AF8"/>
    <w:rsid w:val="0062568F"/>
    <w:rsid w:val="0062596D"/>
    <w:rsid w:val="0062603E"/>
    <w:rsid w:val="00626948"/>
    <w:rsid w:val="0062787B"/>
    <w:rsid w:val="0063006D"/>
    <w:rsid w:val="00630195"/>
    <w:rsid w:val="0063075F"/>
    <w:rsid w:val="00631B96"/>
    <w:rsid w:val="00631C26"/>
    <w:rsid w:val="0063288F"/>
    <w:rsid w:val="00633842"/>
    <w:rsid w:val="00634CE3"/>
    <w:rsid w:val="006356F4"/>
    <w:rsid w:val="00635C96"/>
    <w:rsid w:val="00635E4E"/>
    <w:rsid w:val="00636816"/>
    <w:rsid w:val="00636971"/>
    <w:rsid w:val="00636CA6"/>
    <w:rsid w:val="00636D2E"/>
    <w:rsid w:val="00637E13"/>
    <w:rsid w:val="00641F7D"/>
    <w:rsid w:val="00643285"/>
    <w:rsid w:val="0064356D"/>
    <w:rsid w:val="00643C31"/>
    <w:rsid w:val="00644137"/>
    <w:rsid w:val="0064465F"/>
    <w:rsid w:val="006456B3"/>
    <w:rsid w:val="00645C99"/>
    <w:rsid w:val="0064713E"/>
    <w:rsid w:val="006477F0"/>
    <w:rsid w:val="00650B1A"/>
    <w:rsid w:val="006522DD"/>
    <w:rsid w:val="006522EF"/>
    <w:rsid w:val="006540C5"/>
    <w:rsid w:val="00655573"/>
    <w:rsid w:val="00655DF4"/>
    <w:rsid w:val="006564B0"/>
    <w:rsid w:val="00661586"/>
    <w:rsid w:val="00661908"/>
    <w:rsid w:val="0066224D"/>
    <w:rsid w:val="00662ADE"/>
    <w:rsid w:val="00663055"/>
    <w:rsid w:val="0066396F"/>
    <w:rsid w:val="006647CA"/>
    <w:rsid w:val="00664CC7"/>
    <w:rsid w:val="00670D41"/>
    <w:rsid w:val="006715F1"/>
    <w:rsid w:val="00671E41"/>
    <w:rsid w:val="006720D3"/>
    <w:rsid w:val="00672520"/>
    <w:rsid w:val="00673F3C"/>
    <w:rsid w:val="0067421A"/>
    <w:rsid w:val="0067468E"/>
    <w:rsid w:val="00674FF7"/>
    <w:rsid w:val="0067504B"/>
    <w:rsid w:val="006758A1"/>
    <w:rsid w:val="00675D4B"/>
    <w:rsid w:val="00676A4D"/>
    <w:rsid w:val="00676D94"/>
    <w:rsid w:val="00677F7D"/>
    <w:rsid w:val="006826AF"/>
    <w:rsid w:val="0068298C"/>
    <w:rsid w:val="00682CFE"/>
    <w:rsid w:val="00683DBB"/>
    <w:rsid w:val="00684C7C"/>
    <w:rsid w:val="00684DBB"/>
    <w:rsid w:val="00686111"/>
    <w:rsid w:val="0068619F"/>
    <w:rsid w:val="00686310"/>
    <w:rsid w:val="006863BD"/>
    <w:rsid w:val="00686A47"/>
    <w:rsid w:val="00686B95"/>
    <w:rsid w:val="00690EC9"/>
    <w:rsid w:val="00691028"/>
    <w:rsid w:val="006912B5"/>
    <w:rsid w:val="0069238E"/>
    <w:rsid w:val="0069260E"/>
    <w:rsid w:val="006934A9"/>
    <w:rsid w:val="006934E9"/>
    <w:rsid w:val="00693675"/>
    <w:rsid w:val="00693E2D"/>
    <w:rsid w:val="006953C7"/>
    <w:rsid w:val="00696684"/>
    <w:rsid w:val="00696858"/>
    <w:rsid w:val="00696EEF"/>
    <w:rsid w:val="00696F65"/>
    <w:rsid w:val="006970F0"/>
    <w:rsid w:val="006973FC"/>
    <w:rsid w:val="006A04E8"/>
    <w:rsid w:val="006A16EC"/>
    <w:rsid w:val="006A1714"/>
    <w:rsid w:val="006A1BD7"/>
    <w:rsid w:val="006A210D"/>
    <w:rsid w:val="006A3DD3"/>
    <w:rsid w:val="006A46B7"/>
    <w:rsid w:val="006A50BC"/>
    <w:rsid w:val="006A6E84"/>
    <w:rsid w:val="006A7334"/>
    <w:rsid w:val="006A7DD0"/>
    <w:rsid w:val="006B00A7"/>
    <w:rsid w:val="006B0C38"/>
    <w:rsid w:val="006B0C58"/>
    <w:rsid w:val="006B163F"/>
    <w:rsid w:val="006B1E2B"/>
    <w:rsid w:val="006B265C"/>
    <w:rsid w:val="006B2D97"/>
    <w:rsid w:val="006B48A6"/>
    <w:rsid w:val="006B61B7"/>
    <w:rsid w:val="006B766F"/>
    <w:rsid w:val="006B78B0"/>
    <w:rsid w:val="006C0130"/>
    <w:rsid w:val="006C1A3D"/>
    <w:rsid w:val="006C1F63"/>
    <w:rsid w:val="006C2524"/>
    <w:rsid w:val="006C49A8"/>
    <w:rsid w:val="006C5141"/>
    <w:rsid w:val="006C564E"/>
    <w:rsid w:val="006C5AFA"/>
    <w:rsid w:val="006C6E95"/>
    <w:rsid w:val="006C7154"/>
    <w:rsid w:val="006D1882"/>
    <w:rsid w:val="006D220C"/>
    <w:rsid w:val="006D321A"/>
    <w:rsid w:val="006D341B"/>
    <w:rsid w:val="006D5138"/>
    <w:rsid w:val="006D5532"/>
    <w:rsid w:val="006D56D5"/>
    <w:rsid w:val="006D6137"/>
    <w:rsid w:val="006D6EDF"/>
    <w:rsid w:val="006D6F28"/>
    <w:rsid w:val="006D70DF"/>
    <w:rsid w:val="006D7276"/>
    <w:rsid w:val="006D7567"/>
    <w:rsid w:val="006D756B"/>
    <w:rsid w:val="006D7A3B"/>
    <w:rsid w:val="006D7C60"/>
    <w:rsid w:val="006E3073"/>
    <w:rsid w:val="006E4CC2"/>
    <w:rsid w:val="006E4E71"/>
    <w:rsid w:val="006E58AF"/>
    <w:rsid w:val="006E6176"/>
    <w:rsid w:val="006E6758"/>
    <w:rsid w:val="006E792A"/>
    <w:rsid w:val="006E7EF9"/>
    <w:rsid w:val="006F079E"/>
    <w:rsid w:val="006F1608"/>
    <w:rsid w:val="006F229F"/>
    <w:rsid w:val="006F2C1B"/>
    <w:rsid w:val="006F39AB"/>
    <w:rsid w:val="006F56DA"/>
    <w:rsid w:val="006F59FB"/>
    <w:rsid w:val="006F6558"/>
    <w:rsid w:val="007013A9"/>
    <w:rsid w:val="00703C8C"/>
    <w:rsid w:val="00704FC2"/>
    <w:rsid w:val="00706F82"/>
    <w:rsid w:val="007101DE"/>
    <w:rsid w:val="0071239E"/>
    <w:rsid w:val="00712E04"/>
    <w:rsid w:val="0071339F"/>
    <w:rsid w:val="00714E2C"/>
    <w:rsid w:val="0071509E"/>
    <w:rsid w:val="0071588E"/>
    <w:rsid w:val="00716735"/>
    <w:rsid w:val="00716E69"/>
    <w:rsid w:val="00717AAA"/>
    <w:rsid w:val="00717BF7"/>
    <w:rsid w:val="007202E7"/>
    <w:rsid w:val="007216E8"/>
    <w:rsid w:val="00722AF2"/>
    <w:rsid w:val="007234D1"/>
    <w:rsid w:val="007256B4"/>
    <w:rsid w:val="00726CDB"/>
    <w:rsid w:val="00727A09"/>
    <w:rsid w:val="00730D4C"/>
    <w:rsid w:val="00731E06"/>
    <w:rsid w:val="0073293E"/>
    <w:rsid w:val="00733548"/>
    <w:rsid w:val="00734883"/>
    <w:rsid w:val="00736942"/>
    <w:rsid w:val="0073790A"/>
    <w:rsid w:val="00737F05"/>
    <w:rsid w:val="00740288"/>
    <w:rsid w:val="0074108B"/>
    <w:rsid w:val="00741428"/>
    <w:rsid w:val="0074154C"/>
    <w:rsid w:val="00741983"/>
    <w:rsid w:val="007431C0"/>
    <w:rsid w:val="00744452"/>
    <w:rsid w:val="00744998"/>
    <w:rsid w:val="0074537A"/>
    <w:rsid w:val="00747731"/>
    <w:rsid w:val="00750A69"/>
    <w:rsid w:val="0075176D"/>
    <w:rsid w:val="00751E4C"/>
    <w:rsid w:val="0075266F"/>
    <w:rsid w:val="00752FDE"/>
    <w:rsid w:val="00754818"/>
    <w:rsid w:val="00754A3B"/>
    <w:rsid w:val="007555DB"/>
    <w:rsid w:val="007570B0"/>
    <w:rsid w:val="007577F0"/>
    <w:rsid w:val="007604DE"/>
    <w:rsid w:val="00760EAE"/>
    <w:rsid w:val="00761B61"/>
    <w:rsid w:val="00761D60"/>
    <w:rsid w:val="00762478"/>
    <w:rsid w:val="00762B3D"/>
    <w:rsid w:val="00762B47"/>
    <w:rsid w:val="0076307C"/>
    <w:rsid w:val="007633F7"/>
    <w:rsid w:val="00764A03"/>
    <w:rsid w:val="00765113"/>
    <w:rsid w:val="007656AE"/>
    <w:rsid w:val="00765E4F"/>
    <w:rsid w:val="007665C6"/>
    <w:rsid w:val="0076661E"/>
    <w:rsid w:val="00767F76"/>
    <w:rsid w:val="00767FD1"/>
    <w:rsid w:val="0077063E"/>
    <w:rsid w:val="0077067C"/>
    <w:rsid w:val="00770766"/>
    <w:rsid w:val="00770CE9"/>
    <w:rsid w:val="00770E63"/>
    <w:rsid w:val="0077194D"/>
    <w:rsid w:val="00771CF9"/>
    <w:rsid w:val="0077249F"/>
    <w:rsid w:val="00772618"/>
    <w:rsid w:val="00772CBA"/>
    <w:rsid w:val="00773C0C"/>
    <w:rsid w:val="00773DA2"/>
    <w:rsid w:val="007748EC"/>
    <w:rsid w:val="00775EBF"/>
    <w:rsid w:val="00776D70"/>
    <w:rsid w:val="007772DB"/>
    <w:rsid w:val="0077751E"/>
    <w:rsid w:val="00777748"/>
    <w:rsid w:val="00777D20"/>
    <w:rsid w:val="007802B8"/>
    <w:rsid w:val="007811C2"/>
    <w:rsid w:val="00781BDC"/>
    <w:rsid w:val="00781D2E"/>
    <w:rsid w:val="00781E32"/>
    <w:rsid w:val="0078230E"/>
    <w:rsid w:val="007850C6"/>
    <w:rsid w:val="007853D3"/>
    <w:rsid w:val="007866E7"/>
    <w:rsid w:val="00787BDA"/>
    <w:rsid w:val="007911F6"/>
    <w:rsid w:val="00791DBF"/>
    <w:rsid w:val="00792C9A"/>
    <w:rsid w:val="00793F03"/>
    <w:rsid w:val="00795B1E"/>
    <w:rsid w:val="00796169"/>
    <w:rsid w:val="007966FF"/>
    <w:rsid w:val="0079671F"/>
    <w:rsid w:val="0079714F"/>
    <w:rsid w:val="00797537"/>
    <w:rsid w:val="007A0083"/>
    <w:rsid w:val="007A1CF6"/>
    <w:rsid w:val="007A28C1"/>
    <w:rsid w:val="007A2F40"/>
    <w:rsid w:val="007A4108"/>
    <w:rsid w:val="007A41F5"/>
    <w:rsid w:val="007A466F"/>
    <w:rsid w:val="007A521C"/>
    <w:rsid w:val="007A58CA"/>
    <w:rsid w:val="007A5B8A"/>
    <w:rsid w:val="007B0086"/>
    <w:rsid w:val="007B08EE"/>
    <w:rsid w:val="007B1510"/>
    <w:rsid w:val="007B1A51"/>
    <w:rsid w:val="007B2FBC"/>
    <w:rsid w:val="007B3C52"/>
    <w:rsid w:val="007B5DAC"/>
    <w:rsid w:val="007B5F9E"/>
    <w:rsid w:val="007B602B"/>
    <w:rsid w:val="007B63CF"/>
    <w:rsid w:val="007B6F23"/>
    <w:rsid w:val="007B71AA"/>
    <w:rsid w:val="007B76D3"/>
    <w:rsid w:val="007B7B6F"/>
    <w:rsid w:val="007C0661"/>
    <w:rsid w:val="007C0E54"/>
    <w:rsid w:val="007C1497"/>
    <w:rsid w:val="007C2AB1"/>
    <w:rsid w:val="007C2D52"/>
    <w:rsid w:val="007C452A"/>
    <w:rsid w:val="007C4C3C"/>
    <w:rsid w:val="007C72EF"/>
    <w:rsid w:val="007C7A37"/>
    <w:rsid w:val="007D0666"/>
    <w:rsid w:val="007D0942"/>
    <w:rsid w:val="007D11A0"/>
    <w:rsid w:val="007D1E2A"/>
    <w:rsid w:val="007D318D"/>
    <w:rsid w:val="007D54FF"/>
    <w:rsid w:val="007D7051"/>
    <w:rsid w:val="007E0407"/>
    <w:rsid w:val="007E06BE"/>
    <w:rsid w:val="007E079B"/>
    <w:rsid w:val="007E214A"/>
    <w:rsid w:val="007E27BA"/>
    <w:rsid w:val="007E37C4"/>
    <w:rsid w:val="007E3AF5"/>
    <w:rsid w:val="007E42E9"/>
    <w:rsid w:val="007E4A0B"/>
    <w:rsid w:val="007E4AA1"/>
    <w:rsid w:val="007E5ACD"/>
    <w:rsid w:val="007E5D31"/>
    <w:rsid w:val="007E64C4"/>
    <w:rsid w:val="007F0D02"/>
    <w:rsid w:val="007F0D96"/>
    <w:rsid w:val="007F1549"/>
    <w:rsid w:val="007F1DC4"/>
    <w:rsid w:val="007F25C7"/>
    <w:rsid w:val="007F2D14"/>
    <w:rsid w:val="007F400C"/>
    <w:rsid w:val="007F48E8"/>
    <w:rsid w:val="007F4987"/>
    <w:rsid w:val="007F542F"/>
    <w:rsid w:val="007F640C"/>
    <w:rsid w:val="007F64D4"/>
    <w:rsid w:val="007F65F5"/>
    <w:rsid w:val="007F66FE"/>
    <w:rsid w:val="007F7493"/>
    <w:rsid w:val="007F7B52"/>
    <w:rsid w:val="008020AC"/>
    <w:rsid w:val="0080245C"/>
    <w:rsid w:val="00802D3C"/>
    <w:rsid w:val="00802E94"/>
    <w:rsid w:val="0080317A"/>
    <w:rsid w:val="0080499C"/>
    <w:rsid w:val="00805A58"/>
    <w:rsid w:val="00805C4A"/>
    <w:rsid w:val="00805FFA"/>
    <w:rsid w:val="008060F3"/>
    <w:rsid w:val="0080647E"/>
    <w:rsid w:val="008067FC"/>
    <w:rsid w:val="008068CD"/>
    <w:rsid w:val="00807456"/>
    <w:rsid w:val="00811353"/>
    <w:rsid w:val="00811673"/>
    <w:rsid w:val="0081210F"/>
    <w:rsid w:val="00813644"/>
    <w:rsid w:val="00814A23"/>
    <w:rsid w:val="00815409"/>
    <w:rsid w:val="008155B3"/>
    <w:rsid w:val="00817B86"/>
    <w:rsid w:val="008202E6"/>
    <w:rsid w:val="00822142"/>
    <w:rsid w:val="008232C3"/>
    <w:rsid w:val="00823A93"/>
    <w:rsid w:val="00824550"/>
    <w:rsid w:val="00824FA6"/>
    <w:rsid w:val="00825B99"/>
    <w:rsid w:val="008264B9"/>
    <w:rsid w:val="00827C38"/>
    <w:rsid w:val="008302FE"/>
    <w:rsid w:val="00830938"/>
    <w:rsid w:val="00831999"/>
    <w:rsid w:val="00831D21"/>
    <w:rsid w:val="008333CF"/>
    <w:rsid w:val="0083362E"/>
    <w:rsid w:val="00836996"/>
    <w:rsid w:val="008374E1"/>
    <w:rsid w:val="00837652"/>
    <w:rsid w:val="0084248A"/>
    <w:rsid w:val="00842743"/>
    <w:rsid w:val="008427FA"/>
    <w:rsid w:val="00842A2C"/>
    <w:rsid w:val="00842C75"/>
    <w:rsid w:val="00843104"/>
    <w:rsid w:val="00843994"/>
    <w:rsid w:val="00843B5D"/>
    <w:rsid w:val="00847BAF"/>
    <w:rsid w:val="0085202F"/>
    <w:rsid w:val="00852C22"/>
    <w:rsid w:val="0085365C"/>
    <w:rsid w:val="008538B6"/>
    <w:rsid w:val="00853C99"/>
    <w:rsid w:val="00854653"/>
    <w:rsid w:val="008549F0"/>
    <w:rsid w:val="00855D7E"/>
    <w:rsid w:val="00855F16"/>
    <w:rsid w:val="0086006C"/>
    <w:rsid w:val="00863933"/>
    <w:rsid w:val="0086497A"/>
    <w:rsid w:val="00864BE7"/>
    <w:rsid w:val="00865B00"/>
    <w:rsid w:val="0086651F"/>
    <w:rsid w:val="00866E34"/>
    <w:rsid w:val="008671E9"/>
    <w:rsid w:val="008679BE"/>
    <w:rsid w:val="008702CC"/>
    <w:rsid w:val="008709EE"/>
    <w:rsid w:val="008714EB"/>
    <w:rsid w:val="00871912"/>
    <w:rsid w:val="00872868"/>
    <w:rsid w:val="008732FF"/>
    <w:rsid w:val="008733D7"/>
    <w:rsid w:val="00873C80"/>
    <w:rsid w:val="00874FDC"/>
    <w:rsid w:val="00875C0A"/>
    <w:rsid w:val="008778B3"/>
    <w:rsid w:val="00877999"/>
    <w:rsid w:val="00880B1D"/>
    <w:rsid w:val="008814C3"/>
    <w:rsid w:val="00881ABC"/>
    <w:rsid w:val="00883058"/>
    <w:rsid w:val="00883A86"/>
    <w:rsid w:val="00883AE6"/>
    <w:rsid w:val="00883D69"/>
    <w:rsid w:val="008840C1"/>
    <w:rsid w:val="008847E0"/>
    <w:rsid w:val="00885F47"/>
    <w:rsid w:val="00886A8E"/>
    <w:rsid w:val="00887B30"/>
    <w:rsid w:val="00887ED2"/>
    <w:rsid w:val="00890862"/>
    <w:rsid w:val="00890E7A"/>
    <w:rsid w:val="0089311C"/>
    <w:rsid w:val="00893D24"/>
    <w:rsid w:val="008959F0"/>
    <w:rsid w:val="00895F13"/>
    <w:rsid w:val="008A1C75"/>
    <w:rsid w:val="008A2DBF"/>
    <w:rsid w:val="008A3047"/>
    <w:rsid w:val="008A3380"/>
    <w:rsid w:val="008A3F79"/>
    <w:rsid w:val="008A4048"/>
    <w:rsid w:val="008A41BD"/>
    <w:rsid w:val="008A4CE5"/>
    <w:rsid w:val="008A51D7"/>
    <w:rsid w:val="008A52A0"/>
    <w:rsid w:val="008A62BF"/>
    <w:rsid w:val="008B06F6"/>
    <w:rsid w:val="008B1338"/>
    <w:rsid w:val="008B3CAA"/>
    <w:rsid w:val="008B411E"/>
    <w:rsid w:val="008B4D7D"/>
    <w:rsid w:val="008B5D45"/>
    <w:rsid w:val="008B60BD"/>
    <w:rsid w:val="008B6539"/>
    <w:rsid w:val="008C01B1"/>
    <w:rsid w:val="008C030E"/>
    <w:rsid w:val="008C13F1"/>
    <w:rsid w:val="008C1574"/>
    <w:rsid w:val="008C1D9F"/>
    <w:rsid w:val="008C1E7F"/>
    <w:rsid w:val="008C1F8C"/>
    <w:rsid w:val="008C3C9A"/>
    <w:rsid w:val="008C40C1"/>
    <w:rsid w:val="008C42FE"/>
    <w:rsid w:val="008C4990"/>
    <w:rsid w:val="008C5433"/>
    <w:rsid w:val="008C57EB"/>
    <w:rsid w:val="008C62F7"/>
    <w:rsid w:val="008C681E"/>
    <w:rsid w:val="008C7BF6"/>
    <w:rsid w:val="008D24AB"/>
    <w:rsid w:val="008D2751"/>
    <w:rsid w:val="008D2DD0"/>
    <w:rsid w:val="008D48BB"/>
    <w:rsid w:val="008D66E1"/>
    <w:rsid w:val="008D77D1"/>
    <w:rsid w:val="008E0ECA"/>
    <w:rsid w:val="008E1AC4"/>
    <w:rsid w:val="008E28A1"/>
    <w:rsid w:val="008E2A32"/>
    <w:rsid w:val="008E2F47"/>
    <w:rsid w:val="008E3D4E"/>
    <w:rsid w:val="008E4204"/>
    <w:rsid w:val="008E53E7"/>
    <w:rsid w:val="008E73E8"/>
    <w:rsid w:val="008E77FB"/>
    <w:rsid w:val="008F1910"/>
    <w:rsid w:val="008F1F1F"/>
    <w:rsid w:val="008F23B8"/>
    <w:rsid w:val="008F387A"/>
    <w:rsid w:val="008F3BA2"/>
    <w:rsid w:val="008F439B"/>
    <w:rsid w:val="008F4799"/>
    <w:rsid w:val="008F4926"/>
    <w:rsid w:val="008F4AE4"/>
    <w:rsid w:val="008F4BAE"/>
    <w:rsid w:val="008F5235"/>
    <w:rsid w:val="008F60B5"/>
    <w:rsid w:val="008F6DED"/>
    <w:rsid w:val="008F6E5C"/>
    <w:rsid w:val="008F74F9"/>
    <w:rsid w:val="008F7AF6"/>
    <w:rsid w:val="0090093B"/>
    <w:rsid w:val="00900DFB"/>
    <w:rsid w:val="0090106C"/>
    <w:rsid w:val="00902DD2"/>
    <w:rsid w:val="009032AB"/>
    <w:rsid w:val="00903996"/>
    <w:rsid w:val="00903CD9"/>
    <w:rsid w:val="009043EE"/>
    <w:rsid w:val="00905262"/>
    <w:rsid w:val="009057BB"/>
    <w:rsid w:val="00905969"/>
    <w:rsid w:val="00905F49"/>
    <w:rsid w:val="00906CBA"/>
    <w:rsid w:val="00911980"/>
    <w:rsid w:val="00911D2C"/>
    <w:rsid w:val="009121F8"/>
    <w:rsid w:val="0091262B"/>
    <w:rsid w:val="00912945"/>
    <w:rsid w:val="00912B6A"/>
    <w:rsid w:val="00912FAB"/>
    <w:rsid w:val="00913280"/>
    <w:rsid w:val="0091365C"/>
    <w:rsid w:val="00913C4A"/>
    <w:rsid w:val="00914AB0"/>
    <w:rsid w:val="00915662"/>
    <w:rsid w:val="0091593B"/>
    <w:rsid w:val="009168B6"/>
    <w:rsid w:val="00920185"/>
    <w:rsid w:val="009205D5"/>
    <w:rsid w:val="0092116A"/>
    <w:rsid w:val="009211DC"/>
    <w:rsid w:val="00921DBA"/>
    <w:rsid w:val="0092327B"/>
    <w:rsid w:val="00923AAB"/>
    <w:rsid w:val="00924715"/>
    <w:rsid w:val="00924B52"/>
    <w:rsid w:val="00924CA1"/>
    <w:rsid w:val="009251A5"/>
    <w:rsid w:val="0092555D"/>
    <w:rsid w:val="00925A90"/>
    <w:rsid w:val="00925D32"/>
    <w:rsid w:val="00926215"/>
    <w:rsid w:val="009265E1"/>
    <w:rsid w:val="00926B1F"/>
    <w:rsid w:val="009308BC"/>
    <w:rsid w:val="00931C42"/>
    <w:rsid w:val="00933043"/>
    <w:rsid w:val="009335E8"/>
    <w:rsid w:val="00933641"/>
    <w:rsid w:val="00934BCE"/>
    <w:rsid w:val="00934F7F"/>
    <w:rsid w:val="0093657C"/>
    <w:rsid w:val="0093667A"/>
    <w:rsid w:val="00936876"/>
    <w:rsid w:val="00937149"/>
    <w:rsid w:val="009413DA"/>
    <w:rsid w:val="00942125"/>
    <w:rsid w:val="00942764"/>
    <w:rsid w:val="0094284F"/>
    <w:rsid w:val="0094325E"/>
    <w:rsid w:val="00943C99"/>
    <w:rsid w:val="00944475"/>
    <w:rsid w:val="00944BE5"/>
    <w:rsid w:val="0094514A"/>
    <w:rsid w:val="009453C3"/>
    <w:rsid w:val="00946AA7"/>
    <w:rsid w:val="00946D2E"/>
    <w:rsid w:val="00946EBE"/>
    <w:rsid w:val="009473A3"/>
    <w:rsid w:val="009473AA"/>
    <w:rsid w:val="00950ABE"/>
    <w:rsid w:val="00950E19"/>
    <w:rsid w:val="009525AF"/>
    <w:rsid w:val="009539C1"/>
    <w:rsid w:val="009547A8"/>
    <w:rsid w:val="009554A4"/>
    <w:rsid w:val="0095598D"/>
    <w:rsid w:val="00955D7B"/>
    <w:rsid w:val="00957DA3"/>
    <w:rsid w:val="009603CF"/>
    <w:rsid w:val="00961319"/>
    <w:rsid w:val="00961433"/>
    <w:rsid w:val="00961B74"/>
    <w:rsid w:val="00961EA4"/>
    <w:rsid w:val="00962342"/>
    <w:rsid w:val="00962485"/>
    <w:rsid w:val="0096249A"/>
    <w:rsid w:val="00962616"/>
    <w:rsid w:val="00962A26"/>
    <w:rsid w:val="00963DDD"/>
    <w:rsid w:val="00964613"/>
    <w:rsid w:val="00965CA6"/>
    <w:rsid w:val="00965EE3"/>
    <w:rsid w:val="00966908"/>
    <w:rsid w:val="009670B9"/>
    <w:rsid w:val="00967697"/>
    <w:rsid w:val="0096797C"/>
    <w:rsid w:val="00967BB4"/>
    <w:rsid w:val="00970202"/>
    <w:rsid w:val="009710E1"/>
    <w:rsid w:val="00972837"/>
    <w:rsid w:val="00972983"/>
    <w:rsid w:val="00972AFD"/>
    <w:rsid w:val="009731AE"/>
    <w:rsid w:val="00973663"/>
    <w:rsid w:val="0097423A"/>
    <w:rsid w:val="00974FB8"/>
    <w:rsid w:val="00976570"/>
    <w:rsid w:val="009766AD"/>
    <w:rsid w:val="00976D7B"/>
    <w:rsid w:val="00980DC4"/>
    <w:rsid w:val="009813F8"/>
    <w:rsid w:val="00981999"/>
    <w:rsid w:val="0098218E"/>
    <w:rsid w:val="0098246F"/>
    <w:rsid w:val="0098312E"/>
    <w:rsid w:val="009831F6"/>
    <w:rsid w:val="0098322F"/>
    <w:rsid w:val="009833AF"/>
    <w:rsid w:val="00984134"/>
    <w:rsid w:val="00985129"/>
    <w:rsid w:val="00986D56"/>
    <w:rsid w:val="009876B4"/>
    <w:rsid w:val="00987BF6"/>
    <w:rsid w:val="00991586"/>
    <w:rsid w:val="00992289"/>
    <w:rsid w:val="009940E1"/>
    <w:rsid w:val="00994A55"/>
    <w:rsid w:val="00995A9E"/>
    <w:rsid w:val="00995CFF"/>
    <w:rsid w:val="00996F59"/>
    <w:rsid w:val="00997DD3"/>
    <w:rsid w:val="00997E48"/>
    <w:rsid w:val="009A003E"/>
    <w:rsid w:val="009A05F5"/>
    <w:rsid w:val="009A05F8"/>
    <w:rsid w:val="009A073E"/>
    <w:rsid w:val="009A0E0A"/>
    <w:rsid w:val="009A1646"/>
    <w:rsid w:val="009A228D"/>
    <w:rsid w:val="009A2ADD"/>
    <w:rsid w:val="009A323A"/>
    <w:rsid w:val="009A3669"/>
    <w:rsid w:val="009A3F19"/>
    <w:rsid w:val="009A4908"/>
    <w:rsid w:val="009A516D"/>
    <w:rsid w:val="009A5FBC"/>
    <w:rsid w:val="009A6AEA"/>
    <w:rsid w:val="009A7529"/>
    <w:rsid w:val="009A79AE"/>
    <w:rsid w:val="009B0C55"/>
    <w:rsid w:val="009B1123"/>
    <w:rsid w:val="009B2027"/>
    <w:rsid w:val="009B3E84"/>
    <w:rsid w:val="009B4D98"/>
    <w:rsid w:val="009B4E55"/>
    <w:rsid w:val="009B7075"/>
    <w:rsid w:val="009B7DD1"/>
    <w:rsid w:val="009C0646"/>
    <w:rsid w:val="009C0919"/>
    <w:rsid w:val="009C0C85"/>
    <w:rsid w:val="009C0D1D"/>
    <w:rsid w:val="009C0D47"/>
    <w:rsid w:val="009C125A"/>
    <w:rsid w:val="009C1E6E"/>
    <w:rsid w:val="009C2B4D"/>
    <w:rsid w:val="009C2DDA"/>
    <w:rsid w:val="009C34A9"/>
    <w:rsid w:val="009C3AC3"/>
    <w:rsid w:val="009C42A0"/>
    <w:rsid w:val="009C45FC"/>
    <w:rsid w:val="009C4DEC"/>
    <w:rsid w:val="009C513C"/>
    <w:rsid w:val="009C6413"/>
    <w:rsid w:val="009C6B58"/>
    <w:rsid w:val="009C6EC7"/>
    <w:rsid w:val="009C7478"/>
    <w:rsid w:val="009D010E"/>
    <w:rsid w:val="009D096C"/>
    <w:rsid w:val="009D4259"/>
    <w:rsid w:val="009D4795"/>
    <w:rsid w:val="009D66D2"/>
    <w:rsid w:val="009D681F"/>
    <w:rsid w:val="009D6BA3"/>
    <w:rsid w:val="009E01A5"/>
    <w:rsid w:val="009E0BA9"/>
    <w:rsid w:val="009E14B9"/>
    <w:rsid w:val="009E2664"/>
    <w:rsid w:val="009E37C2"/>
    <w:rsid w:val="009E48BF"/>
    <w:rsid w:val="009E4D3B"/>
    <w:rsid w:val="009E4F38"/>
    <w:rsid w:val="009E4FEF"/>
    <w:rsid w:val="009E5E98"/>
    <w:rsid w:val="009E6CBD"/>
    <w:rsid w:val="009E6E3E"/>
    <w:rsid w:val="009E703B"/>
    <w:rsid w:val="009E70D9"/>
    <w:rsid w:val="009E7208"/>
    <w:rsid w:val="009F0A70"/>
    <w:rsid w:val="009F1180"/>
    <w:rsid w:val="009F15B6"/>
    <w:rsid w:val="009F1744"/>
    <w:rsid w:val="009F188B"/>
    <w:rsid w:val="009F1EA2"/>
    <w:rsid w:val="009F2169"/>
    <w:rsid w:val="009F21E5"/>
    <w:rsid w:val="009F255C"/>
    <w:rsid w:val="009F2B6F"/>
    <w:rsid w:val="009F3D34"/>
    <w:rsid w:val="009F3EEC"/>
    <w:rsid w:val="009F40FE"/>
    <w:rsid w:val="009F5687"/>
    <w:rsid w:val="009F79F0"/>
    <w:rsid w:val="009F7CE4"/>
    <w:rsid w:val="00A00569"/>
    <w:rsid w:val="00A00936"/>
    <w:rsid w:val="00A0105F"/>
    <w:rsid w:val="00A01424"/>
    <w:rsid w:val="00A027DE"/>
    <w:rsid w:val="00A02806"/>
    <w:rsid w:val="00A0304A"/>
    <w:rsid w:val="00A03781"/>
    <w:rsid w:val="00A069FE"/>
    <w:rsid w:val="00A06DD2"/>
    <w:rsid w:val="00A10F00"/>
    <w:rsid w:val="00A1127C"/>
    <w:rsid w:val="00A11BE7"/>
    <w:rsid w:val="00A11E6A"/>
    <w:rsid w:val="00A120CF"/>
    <w:rsid w:val="00A1268B"/>
    <w:rsid w:val="00A1322E"/>
    <w:rsid w:val="00A13C4E"/>
    <w:rsid w:val="00A14ADE"/>
    <w:rsid w:val="00A14E0C"/>
    <w:rsid w:val="00A15130"/>
    <w:rsid w:val="00A17A3F"/>
    <w:rsid w:val="00A17B23"/>
    <w:rsid w:val="00A20237"/>
    <w:rsid w:val="00A20836"/>
    <w:rsid w:val="00A20AE6"/>
    <w:rsid w:val="00A20BEF"/>
    <w:rsid w:val="00A20CEA"/>
    <w:rsid w:val="00A20F03"/>
    <w:rsid w:val="00A21749"/>
    <w:rsid w:val="00A21B40"/>
    <w:rsid w:val="00A235E6"/>
    <w:rsid w:val="00A237AF"/>
    <w:rsid w:val="00A249E5"/>
    <w:rsid w:val="00A252AA"/>
    <w:rsid w:val="00A25351"/>
    <w:rsid w:val="00A25D12"/>
    <w:rsid w:val="00A27EF9"/>
    <w:rsid w:val="00A30A46"/>
    <w:rsid w:val="00A30EF3"/>
    <w:rsid w:val="00A31708"/>
    <w:rsid w:val="00A31EE2"/>
    <w:rsid w:val="00A32920"/>
    <w:rsid w:val="00A32E58"/>
    <w:rsid w:val="00A3412C"/>
    <w:rsid w:val="00A342C4"/>
    <w:rsid w:val="00A35ADD"/>
    <w:rsid w:val="00A35D62"/>
    <w:rsid w:val="00A371BA"/>
    <w:rsid w:val="00A37DBA"/>
    <w:rsid w:val="00A41113"/>
    <w:rsid w:val="00A42E4F"/>
    <w:rsid w:val="00A43370"/>
    <w:rsid w:val="00A434D7"/>
    <w:rsid w:val="00A43957"/>
    <w:rsid w:val="00A440D6"/>
    <w:rsid w:val="00A443A5"/>
    <w:rsid w:val="00A444A6"/>
    <w:rsid w:val="00A44B55"/>
    <w:rsid w:val="00A45A3B"/>
    <w:rsid w:val="00A46B77"/>
    <w:rsid w:val="00A47C9E"/>
    <w:rsid w:val="00A5003E"/>
    <w:rsid w:val="00A5102F"/>
    <w:rsid w:val="00A515CD"/>
    <w:rsid w:val="00A52046"/>
    <w:rsid w:val="00A5361D"/>
    <w:rsid w:val="00A53DD9"/>
    <w:rsid w:val="00A5421B"/>
    <w:rsid w:val="00A5634E"/>
    <w:rsid w:val="00A56DFD"/>
    <w:rsid w:val="00A570F5"/>
    <w:rsid w:val="00A57298"/>
    <w:rsid w:val="00A57684"/>
    <w:rsid w:val="00A60244"/>
    <w:rsid w:val="00A61347"/>
    <w:rsid w:val="00A62278"/>
    <w:rsid w:val="00A623C3"/>
    <w:rsid w:val="00A62641"/>
    <w:rsid w:val="00A6308C"/>
    <w:rsid w:val="00A640CD"/>
    <w:rsid w:val="00A6411F"/>
    <w:rsid w:val="00A65158"/>
    <w:rsid w:val="00A65166"/>
    <w:rsid w:val="00A655BD"/>
    <w:rsid w:val="00A65B79"/>
    <w:rsid w:val="00A665A3"/>
    <w:rsid w:val="00A67083"/>
    <w:rsid w:val="00A67756"/>
    <w:rsid w:val="00A70F0C"/>
    <w:rsid w:val="00A70F50"/>
    <w:rsid w:val="00A70F7E"/>
    <w:rsid w:val="00A71026"/>
    <w:rsid w:val="00A71094"/>
    <w:rsid w:val="00A7167F"/>
    <w:rsid w:val="00A718AC"/>
    <w:rsid w:val="00A71951"/>
    <w:rsid w:val="00A72199"/>
    <w:rsid w:val="00A73272"/>
    <w:rsid w:val="00A732AF"/>
    <w:rsid w:val="00A73708"/>
    <w:rsid w:val="00A74566"/>
    <w:rsid w:val="00A74758"/>
    <w:rsid w:val="00A747F1"/>
    <w:rsid w:val="00A752BA"/>
    <w:rsid w:val="00A75CE1"/>
    <w:rsid w:val="00A75DA2"/>
    <w:rsid w:val="00A76C1B"/>
    <w:rsid w:val="00A76F02"/>
    <w:rsid w:val="00A7713C"/>
    <w:rsid w:val="00A77223"/>
    <w:rsid w:val="00A8040C"/>
    <w:rsid w:val="00A8212F"/>
    <w:rsid w:val="00A823CB"/>
    <w:rsid w:val="00A82C75"/>
    <w:rsid w:val="00A83929"/>
    <w:rsid w:val="00A84697"/>
    <w:rsid w:val="00A84BA6"/>
    <w:rsid w:val="00A85070"/>
    <w:rsid w:val="00A85103"/>
    <w:rsid w:val="00A85310"/>
    <w:rsid w:val="00A85557"/>
    <w:rsid w:val="00A858B4"/>
    <w:rsid w:val="00A85D1D"/>
    <w:rsid w:val="00A86B15"/>
    <w:rsid w:val="00A876EE"/>
    <w:rsid w:val="00A87863"/>
    <w:rsid w:val="00A9086A"/>
    <w:rsid w:val="00A92456"/>
    <w:rsid w:val="00A9373D"/>
    <w:rsid w:val="00A94346"/>
    <w:rsid w:val="00A94362"/>
    <w:rsid w:val="00A94C71"/>
    <w:rsid w:val="00A95AC8"/>
    <w:rsid w:val="00A96A0F"/>
    <w:rsid w:val="00A9720E"/>
    <w:rsid w:val="00AA0C7A"/>
    <w:rsid w:val="00AA1337"/>
    <w:rsid w:val="00AA1A45"/>
    <w:rsid w:val="00AA1E08"/>
    <w:rsid w:val="00AA242F"/>
    <w:rsid w:val="00AA28C9"/>
    <w:rsid w:val="00AA31A2"/>
    <w:rsid w:val="00AA353C"/>
    <w:rsid w:val="00AA36B5"/>
    <w:rsid w:val="00AA37CC"/>
    <w:rsid w:val="00AA3873"/>
    <w:rsid w:val="00AA3F32"/>
    <w:rsid w:val="00AA41D6"/>
    <w:rsid w:val="00AA53ED"/>
    <w:rsid w:val="00AA555A"/>
    <w:rsid w:val="00AA5807"/>
    <w:rsid w:val="00AA5A31"/>
    <w:rsid w:val="00AA5A41"/>
    <w:rsid w:val="00AA6039"/>
    <w:rsid w:val="00AA6130"/>
    <w:rsid w:val="00AA657F"/>
    <w:rsid w:val="00AA7AB4"/>
    <w:rsid w:val="00AA7D1A"/>
    <w:rsid w:val="00AB0B10"/>
    <w:rsid w:val="00AB10AB"/>
    <w:rsid w:val="00AB11D4"/>
    <w:rsid w:val="00AB20B7"/>
    <w:rsid w:val="00AB2BA5"/>
    <w:rsid w:val="00AB3AAB"/>
    <w:rsid w:val="00AB4AE9"/>
    <w:rsid w:val="00AB4CD6"/>
    <w:rsid w:val="00AB4DF5"/>
    <w:rsid w:val="00AB673A"/>
    <w:rsid w:val="00AB68AA"/>
    <w:rsid w:val="00AB6989"/>
    <w:rsid w:val="00AC1189"/>
    <w:rsid w:val="00AC188E"/>
    <w:rsid w:val="00AC1993"/>
    <w:rsid w:val="00AC1F9F"/>
    <w:rsid w:val="00AC2B75"/>
    <w:rsid w:val="00AC2F2E"/>
    <w:rsid w:val="00AC363D"/>
    <w:rsid w:val="00AC3A1C"/>
    <w:rsid w:val="00AC3DEC"/>
    <w:rsid w:val="00AC47E7"/>
    <w:rsid w:val="00AC5246"/>
    <w:rsid w:val="00AC5C7A"/>
    <w:rsid w:val="00AC5D55"/>
    <w:rsid w:val="00AC6582"/>
    <w:rsid w:val="00AC73BB"/>
    <w:rsid w:val="00AC7D14"/>
    <w:rsid w:val="00AC7D29"/>
    <w:rsid w:val="00AD077F"/>
    <w:rsid w:val="00AD17E3"/>
    <w:rsid w:val="00AD1F43"/>
    <w:rsid w:val="00AD2AFE"/>
    <w:rsid w:val="00AD2EED"/>
    <w:rsid w:val="00AD311C"/>
    <w:rsid w:val="00AD3125"/>
    <w:rsid w:val="00AD35E1"/>
    <w:rsid w:val="00AD3998"/>
    <w:rsid w:val="00AD3EF6"/>
    <w:rsid w:val="00AD43AE"/>
    <w:rsid w:val="00AD58FE"/>
    <w:rsid w:val="00AD6409"/>
    <w:rsid w:val="00AD72EC"/>
    <w:rsid w:val="00AD7DC6"/>
    <w:rsid w:val="00AE0971"/>
    <w:rsid w:val="00AE0D6E"/>
    <w:rsid w:val="00AE123E"/>
    <w:rsid w:val="00AE1769"/>
    <w:rsid w:val="00AE3499"/>
    <w:rsid w:val="00AE36C0"/>
    <w:rsid w:val="00AE3BB5"/>
    <w:rsid w:val="00AE3E3E"/>
    <w:rsid w:val="00AE3FAD"/>
    <w:rsid w:val="00AE4E0F"/>
    <w:rsid w:val="00AE7E6C"/>
    <w:rsid w:val="00AF07FB"/>
    <w:rsid w:val="00AF0D5E"/>
    <w:rsid w:val="00AF25D2"/>
    <w:rsid w:val="00AF2969"/>
    <w:rsid w:val="00AF308A"/>
    <w:rsid w:val="00AF3DAB"/>
    <w:rsid w:val="00AF48B7"/>
    <w:rsid w:val="00AF61EC"/>
    <w:rsid w:val="00AF656A"/>
    <w:rsid w:val="00AF7305"/>
    <w:rsid w:val="00AF73FD"/>
    <w:rsid w:val="00AF782F"/>
    <w:rsid w:val="00AF7937"/>
    <w:rsid w:val="00B02E91"/>
    <w:rsid w:val="00B038C5"/>
    <w:rsid w:val="00B041AE"/>
    <w:rsid w:val="00B0450A"/>
    <w:rsid w:val="00B047E3"/>
    <w:rsid w:val="00B0519D"/>
    <w:rsid w:val="00B07F0E"/>
    <w:rsid w:val="00B10370"/>
    <w:rsid w:val="00B113C0"/>
    <w:rsid w:val="00B1147C"/>
    <w:rsid w:val="00B1441B"/>
    <w:rsid w:val="00B14937"/>
    <w:rsid w:val="00B14B3A"/>
    <w:rsid w:val="00B14C5C"/>
    <w:rsid w:val="00B15773"/>
    <w:rsid w:val="00B15F55"/>
    <w:rsid w:val="00B164FA"/>
    <w:rsid w:val="00B169A8"/>
    <w:rsid w:val="00B20132"/>
    <w:rsid w:val="00B204D6"/>
    <w:rsid w:val="00B209ED"/>
    <w:rsid w:val="00B22924"/>
    <w:rsid w:val="00B22E78"/>
    <w:rsid w:val="00B236E7"/>
    <w:rsid w:val="00B23944"/>
    <w:rsid w:val="00B23FC3"/>
    <w:rsid w:val="00B256A0"/>
    <w:rsid w:val="00B2602C"/>
    <w:rsid w:val="00B265A2"/>
    <w:rsid w:val="00B30211"/>
    <w:rsid w:val="00B31303"/>
    <w:rsid w:val="00B3333D"/>
    <w:rsid w:val="00B34DB1"/>
    <w:rsid w:val="00B34DCF"/>
    <w:rsid w:val="00B37AE5"/>
    <w:rsid w:val="00B407D7"/>
    <w:rsid w:val="00B42BB0"/>
    <w:rsid w:val="00B42CF2"/>
    <w:rsid w:val="00B44835"/>
    <w:rsid w:val="00B45D59"/>
    <w:rsid w:val="00B4660A"/>
    <w:rsid w:val="00B46F04"/>
    <w:rsid w:val="00B47095"/>
    <w:rsid w:val="00B47489"/>
    <w:rsid w:val="00B47B30"/>
    <w:rsid w:val="00B47D21"/>
    <w:rsid w:val="00B508D1"/>
    <w:rsid w:val="00B51D82"/>
    <w:rsid w:val="00B53F00"/>
    <w:rsid w:val="00B540FA"/>
    <w:rsid w:val="00B56C24"/>
    <w:rsid w:val="00B56C5E"/>
    <w:rsid w:val="00B57293"/>
    <w:rsid w:val="00B5780B"/>
    <w:rsid w:val="00B61265"/>
    <w:rsid w:val="00B6169D"/>
    <w:rsid w:val="00B62CB2"/>
    <w:rsid w:val="00B62CF2"/>
    <w:rsid w:val="00B6348B"/>
    <w:rsid w:val="00B634D0"/>
    <w:rsid w:val="00B6369E"/>
    <w:rsid w:val="00B63E02"/>
    <w:rsid w:val="00B64727"/>
    <w:rsid w:val="00B648EB"/>
    <w:rsid w:val="00B64A96"/>
    <w:rsid w:val="00B65290"/>
    <w:rsid w:val="00B6569B"/>
    <w:rsid w:val="00B6741A"/>
    <w:rsid w:val="00B6789B"/>
    <w:rsid w:val="00B70D37"/>
    <w:rsid w:val="00B7205E"/>
    <w:rsid w:val="00B732EC"/>
    <w:rsid w:val="00B735E5"/>
    <w:rsid w:val="00B74589"/>
    <w:rsid w:val="00B74E58"/>
    <w:rsid w:val="00B74FC5"/>
    <w:rsid w:val="00B755A2"/>
    <w:rsid w:val="00B756A7"/>
    <w:rsid w:val="00B7604A"/>
    <w:rsid w:val="00B7611A"/>
    <w:rsid w:val="00B80C64"/>
    <w:rsid w:val="00B813AC"/>
    <w:rsid w:val="00B82E88"/>
    <w:rsid w:val="00B82EE1"/>
    <w:rsid w:val="00B843BC"/>
    <w:rsid w:val="00B84744"/>
    <w:rsid w:val="00B84A66"/>
    <w:rsid w:val="00B8559C"/>
    <w:rsid w:val="00B85FE9"/>
    <w:rsid w:val="00B901AC"/>
    <w:rsid w:val="00B91003"/>
    <w:rsid w:val="00B9134E"/>
    <w:rsid w:val="00B917EF"/>
    <w:rsid w:val="00B91863"/>
    <w:rsid w:val="00B92219"/>
    <w:rsid w:val="00B92327"/>
    <w:rsid w:val="00B9259B"/>
    <w:rsid w:val="00B927F2"/>
    <w:rsid w:val="00B92FDC"/>
    <w:rsid w:val="00B939C1"/>
    <w:rsid w:val="00B93FDF"/>
    <w:rsid w:val="00B940CA"/>
    <w:rsid w:val="00B94D42"/>
    <w:rsid w:val="00B94FA4"/>
    <w:rsid w:val="00B958A4"/>
    <w:rsid w:val="00B9794A"/>
    <w:rsid w:val="00BA0266"/>
    <w:rsid w:val="00BA0412"/>
    <w:rsid w:val="00BA2261"/>
    <w:rsid w:val="00BA22A7"/>
    <w:rsid w:val="00BA235A"/>
    <w:rsid w:val="00BA2D46"/>
    <w:rsid w:val="00BA59B4"/>
    <w:rsid w:val="00BA6996"/>
    <w:rsid w:val="00BA6AD7"/>
    <w:rsid w:val="00BA7371"/>
    <w:rsid w:val="00BB047B"/>
    <w:rsid w:val="00BB0B66"/>
    <w:rsid w:val="00BB23E9"/>
    <w:rsid w:val="00BB3609"/>
    <w:rsid w:val="00BB4E2F"/>
    <w:rsid w:val="00BB565C"/>
    <w:rsid w:val="00BB574B"/>
    <w:rsid w:val="00BB5849"/>
    <w:rsid w:val="00BB5DEE"/>
    <w:rsid w:val="00BB62CD"/>
    <w:rsid w:val="00BB6450"/>
    <w:rsid w:val="00BB74BD"/>
    <w:rsid w:val="00BB75B5"/>
    <w:rsid w:val="00BC0DDF"/>
    <w:rsid w:val="00BC0F53"/>
    <w:rsid w:val="00BC1E0C"/>
    <w:rsid w:val="00BC1FBE"/>
    <w:rsid w:val="00BC2424"/>
    <w:rsid w:val="00BC2670"/>
    <w:rsid w:val="00BC289D"/>
    <w:rsid w:val="00BC3C34"/>
    <w:rsid w:val="00BC3C7C"/>
    <w:rsid w:val="00BC3F91"/>
    <w:rsid w:val="00BC43DA"/>
    <w:rsid w:val="00BC4C4E"/>
    <w:rsid w:val="00BC4E5C"/>
    <w:rsid w:val="00BC5943"/>
    <w:rsid w:val="00BC784A"/>
    <w:rsid w:val="00BC7D1F"/>
    <w:rsid w:val="00BD08EA"/>
    <w:rsid w:val="00BD1221"/>
    <w:rsid w:val="00BD32B4"/>
    <w:rsid w:val="00BD398A"/>
    <w:rsid w:val="00BD41A8"/>
    <w:rsid w:val="00BD6263"/>
    <w:rsid w:val="00BD66C7"/>
    <w:rsid w:val="00BD6C75"/>
    <w:rsid w:val="00BE0682"/>
    <w:rsid w:val="00BE0FCC"/>
    <w:rsid w:val="00BE1A56"/>
    <w:rsid w:val="00BE2114"/>
    <w:rsid w:val="00BE2500"/>
    <w:rsid w:val="00BE2529"/>
    <w:rsid w:val="00BE4190"/>
    <w:rsid w:val="00BE4761"/>
    <w:rsid w:val="00BE4F5D"/>
    <w:rsid w:val="00BE539C"/>
    <w:rsid w:val="00BE5678"/>
    <w:rsid w:val="00BE5D7E"/>
    <w:rsid w:val="00BE68A2"/>
    <w:rsid w:val="00BE6ECF"/>
    <w:rsid w:val="00BE7076"/>
    <w:rsid w:val="00BE762E"/>
    <w:rsid w:val="00BF02F2"/>
    <w:rsid w:val="00BF04D2"/>
    <w:rsid w:val="00BF076E"/>
    <w:rsid w:val="00BF097C"/>
    <w:rsid w:val="00BF0F79"/>
    <w:rsid w:val="00BF19A1"/>
    <w:rsid w:val="00BF25EC"/>
    <w:rsid w:val="00BF32D4"/>
    <w:rsid w:val="00BF3437"/>
    <w:rsid w:val="00BF39D0"/>
    <w:rsid w:val="00BF4308"/>
    <w:rsid w:val="00BF43C5"/>
    <w:rsid w:val="00BF4A54"/>
    <w:rsid w:val="00BF5E90"/>
    <w:rsid w:val="00BF6605"/>
    <w:rsid w:val="00BF78E0"/>
    <w:rsid w:val="00C00168"/>
    <w:rsid w:val="00C00C43"/>
    <w:rsid w:val="00C01008"/>
    <w:rsid w:val="00C0106C"/>
    <w:rsid w:val="00C02C2D"/>
    <w:rsid w:val="00C0323B"/>
    <w:rsid w:val="00C04714"/>
    <w:rsid w:val="00C04AB6"/>
    <w:rsid w:val="00C04C04"/>
    <w:rsid w:val="00C04CDF"/>
    <w:rsid w:val="00C0541B"/>
    <w:rsid w:val="00C05464"/>
    <w:rsid w:val="00C05472"/>
    <w:rsid w:val="00C05712"/>
    <w:rsid w:val="00C05C47"/>
    <w:rsid w:val="00C05CBE"/>
    <w:rsid w:val="00C066BE"/>
    <w:rsid w:val="00C10545"/>
    <w:rsid w:val="00C10D50"/>
    <w:rsid w:val="00C11091"/>
    <w:rsid w:val="00C11F12"/>
    <w:rsid w:val="00C1221C"/>
    <w:rsid w:val="00C126E4"/>
    <w:rsid w:val="00C12C3D"/>
    <w:rsid w:val="00C13014"/>
    <w:rsid w:val="00C1465A"/>
    <w:rsid w:val="00C14920"/>
    <w:rsid w:val="00C14C72"/>
    <w:rsid w:val="00C14EE2"/>
    <w:rsid w:val="00C1512D"/>
    <w:rsid w:val="00C15321"/>
    <w:rsid w:val="00C15E93"/>
    <w:rsid w:val="00C16F95"/>
    <w:rsid w:val="00C20FFE"/>
    <w:rsid w:val="00C21A42"/>
    <w:rsid w:val="00C21DBD"/>
    <w:rsid w:val="00C21FC5"/>
    <w:rsid w:val="00C22A3E"/>
    <w:rsid w:val="00C2438A"/>
    <w:rsid w:val="00C244BA"/>
    <w:rsid w:val="00C2570C"/>
    <w:rsid w:val="00C27589"/>
    <w:rsid w:val="00C30219"/>
    <w:rsid w:val="00C30814"/>
    <w:rsid w:val="00C30A83"/>
    <w:rsid w:val="00C31482"/>
    <w:rsid w:val="00C331BE"/>
    <w:rsid w:val="00C334E7"/>
    <w:rsid w:val="00C3367C"/>
    <w:rsid w:val="00C34155"/>
    <w:rsid w:val="00C341A4"/>
    <w:rsid w:val="00C350B6"/>
    <w:rsid w:val="00C35957"/>
    <w:rsid w:val="00C364AA"/>
    <w:rsid w:val="00C3657D"/>
    <w:rsid w:val="00C403D2"/>
    <w:rsid w:val="00C408BA"/>
    <w:rsid w:val="00C408F3"/>
    <w:rsid w:val="00C41789"/>
    <w:rsid w:val="00C41A6D"/>
    <w:rsid w:val="00C423AC"/>
    <w:rsid w:val="00C42DD1"/>
    <w:rsid w:val="00C43FE8"/>
    <w:rsid w:val="00C44910"/>
    <w:rsid w:val="00C4592A"/>
    <w:rsid w:val="00C46330"/>
    <w:rsid w:val="00C468DC"/>
    <w:rsid w:val="00C4737D"/>
    <w:rsid w:val="00C47C12"/>
    <w:rsid w:val="00C47FE0"/>
    <w:rsid w:val="00C50020"/>
    <w:rsid w:val="00C5031E"/>
    <w:rsid w:val="00C50643"/>
    <w:rsid w:val="00C50CBB"/>
    <w:rsid w:val="00C51080"/>
    <w:rsid w:val="00C51BBD"/>
    <w:rsid w:val="00C52B4A"/>
    <w:rsid w:val="00C52C0D"/>
    <w:rsid w:val="00C5314F"/>
    <w:rsid w:val="00C5673F"/>
    <w:rsid w:val="00C56E65"/>
    <w:rsid w:val="00C600DF"/>
    <w:rsid w:val="00C60155"/>
    <w:rsid w:val="00C608F9"/>
    <w:rsid w:val="00C619A4"/>
    <w:rsid w:val="00C64C6B"/>
    <w:rsid w:val="00C65586"/>
    <w:rsid w:val="00C65D8C"/>
    <w:rsid w:val="00C65ED5"/>
    <w:rsid w:val="00C66266"/>
    <w:rsid w:val="00C6797D"/>
    <w:rsid w:val="00C70067"/>
    <w:rsid w:val="00C7013C"/>
    <w:rsid w:val="00C70A9B"/>
    <w:rsid w:val="00C70D52"/>
    <w:rsid w:val="00C710AB"/>
    <w:rsid w:val="00C7139C"/>
    <w:rsid w:val="00C72B15"/>
    <w:rsid w:val="00C73D15"/>
    <w:rsid w:val="00C73FBD"/>
    <w:rsid w:val="00C74090"/>
    <w:rsid w:val="00C743B9"/>
    <w:rsid w:val="00C74B48"/>
    <w:rsid w:val="00C75269"/>
    <w:rsid w:val="00C765BF"/>
    <w:rsid w:val="00C76B7A"/>
    <w:rsid w:val="00C76FC5"/>
    <w:rsid w:val="00C8035F"/>
    <w:rsid w:val="00C80706"/>
    <w:rsid w:val="00C81DE9"/>
    <w:rsid w:val="00C82649"/>
    <w:rsid w:val="00C83704"/>
    <w:rsid w:val="00C83767"/>
    <w:rsid w:val="00C84315"/>
    <w:rsid w:val="00C84438"/>
    <w:rsid w:val="00C86709"/>
    <w:rsid w:val="00C86A36"/>
    <w:rsid w:val="00C86A67"/>
    <w:rsid w:val="00C86CB9"/>
    <w:rsid w:val="00C870B4"/>
    <w:rsid w:val="00C879B3"/>
    <w:rsid w:val="00C879EF"/>
    <w:rsid w:val="00C87CCA"/>
    <w:rsid w:val="00C923CB"/>
    <w:rsid w:val="00C93C7C"/>
    <w:rsid w:val="00C94964"/>
    <w:rsid w:val="00C95E32"/>
    <w:rsid w:val="00C970AF"/>
    <w:rsid w:val="00C97F19"/>
    <w:rsid w:val="00CA0A57"/>
    <w:rsid w:val="00CA1BB6"/>
    <w:rsid w:val="00CA1FA1"/>
    <w:rsid w:val="00CA2269"/>
    <w:rsid w:val="00CA254D"/>
    <w:rsid w:val="00CA2664"/>
    <w:rsid w:val="00CA2780"/>
    <w:rsid w:val="00CA31E9"/>
    <w:rsid w:val="00CA4A4C"/>
    <w:rsid w:val="00CA4CED"/>
    <w:rsid w:val="00CA5218"/>
    <w:rsid w:val="00CA6375"/>
    <w:rsid w:val="00CA7A3E"/>
    <w:rsid w:val="00CB17F1"/>
    <w:rsid w:val="00CB184E"/>
    <w:rsid w:val="00CB1DBF"/>
    <w:rsid w:val="00CB2A6A"/>
    <w:rsid w:val="00CB32F4"/>
    <w:rsid w:val="00CB3E2B"/>
    <w:rsid w:val="00CB3F50"/>
    <w:rsid w:val="00CB3FD9"/>
    <w:rsid w:val="00CB4A47"/>
    <w:rsid w:val="00CB4E09"/>
    <w:rsid w:val="00CB65DF"/>
    <w:rsid w:val="00CB6643"/>
    <w:rsid w:val="00CB6E79"/>
    <w:rsid w:val="00CB7B01"/>
    <w:rsid w:val="00CC0D72"/>
    <w:rsid w:val="00CC1D8D"/>
    <w:rsid w:val="00CC201F"/>
    <w:rsid w:val="00CC24C9"/>
    <w:rsid w:val="00CC2B1E"/>
    <w:rsid w:val="00CC2E94"/>
    <w:rsid w:val="00CC3705"/>
    <w:rsid w:val="00CC4590"/>
    <w:rsid w:val="00CC4E85"/>
    <w:rsid w:val="00CC5AF4"/>
    <w:rsid w:val="00CC6688"/>
    <w:rsid w:val="00CC66A4"/>
    <w:rsid w:val="00CC7662"/>
    <w:rsid w:val="00CD172F"/>
    <w:rsid w:val="00CD2115"/>
    <w:rsid w:val="00CD23B0"/>
    <w:rsid w:val="00CD2F83"/>
    <w:rsid w:val="00CD30EB"/>
    <w:rsid w:val="00CD32A9"/>
    <w:rsid w:val="00CD33FF"/>
    <w:rsid w:val="00CD39F1"/>
    <w:rsid w:val="00CD3A1F"/>
    <w:rsid w:val="00CD3AE7"/>
    <w:rsid w:val="00CD4159"/>
    <w:rsid w:val="00CD46B0"/>
    <w:rsid w:val="00CD4C30"/>
    <w:rsid w:val="00CD5B60"/>
    <w:rsid w:val="00CD6EB1"/>
    <w:rsid w:val="00CD7491"/>
    <w:rsid w:val="00CE01B2"/>
    <w:rsid w:val="00CE077E"/>
    <w:rsid w:val="00CE07CD"/>
    <w:rsid w:val="00CE095A"/>
    <w:rsid w:val="00CE155E"/>
    <w:rsid w:val="00CE24CB"/>
    <w:rsid w:val="00CE287C"/>
    <w:rsid w:val="00CE2938"/>
    <w:rsid w:val="00CE3539"/>
    <w:rsid w:val="00CE3CD9"/>
    <w:rsid w:val="00CE6101"/>
    <w:rsid w:val="00CE6874"/>
    <w:rsid w:val="00CE757C"/>
    <w:rsid w:val="00CE7A31"/>
    <w:rsid w:val="00CE7AB3"/>
    <w:rsid w:val="00CE7AF9"/>
    <w:rsid w:val="00CF057D"/>
    <w:rsid w:val="00CF0A77"/>
    <w:rsid w:val="00CF216B"/>
    <w:rsid w:val="00CF233E"/>
    <w:rsid w:val="00CF2B9C"/>
    <w:rsid w:val="00CF2D57"/>
    <w:rsid w:val="00CF3D0D"/>
    <w:rsid w:val="00CF48A0"/>
    <w:rsid w:val="00D002FD"/>
    <w:rsid w:val="00D0085F"/>
    <w:rsid w:val="00D00DB8"/>
    <w:rsid w:val="00D0107B"/>
    <w:rsid w:val="00D012C3"/>
    <w:rsid w:val="00D017B8"/>
    <w:rsid w:val="00D019A2"/>
    <w:rsid w:val="00D01E81"/>
    <w:rsid w:val="00D02990"/>
    <w:rsid w:val="00D02E46"/>
    <w:rsid w:val="00D06DA1"/>
    <w:rsid w:val="00D07FB2"/>
    <w:rsid w:val="00D101AE"/>
    <w:rsid w:val="00D10F11"/>
    <w:rsid w:val="00D114E8"/>
    <w:rsid w:val="00D12101"/>
    <w:rsid w:val="00D124A1"/>
    <w:rsid w:val="00D12842"/>
    <w:rsid w:val="00D134E7"/>
    <w:rsid w:val="00D1442F"/>
    <w:rsid w:val="00D165C2"/>
    <w:rsid w:val="00D171A5"/>
    <w:rsid w:val="00D17736"/>
    <w:rsid w:val="00D213C9"/>
    <w:rsid w:val="00D227B3"/>
    <w:rsid w:val="00D22961"/>
    <w:rsid w:val="00D231A9"/>
    <w:rsid w:val="00D2549F"/>
    <w:rsid w:val="00D26511"/>
    <w:rsid w:val="00D26610"/>
    <w:rsid w:val="00D27213"/>
    <w:rsid w:val="00D276A8"/>
    <w:rsid w:val="00D27A20"/>
    <w:rsid w:val="00D27EA9"/>
    <w:rsid w:val="00D308F0"/>
    <w:rsid w:val="00D30B42"/>
    <w:rsid w:val="00D32F72"/>
    <w:rsid w:val="00D3322B"/>
    <w:rsid w:val="00D34B33"/>
    <w:rsid w:val="00D3507C"/>
    <w:rsid w:val="00D37357"/>
    <w:rsid w:val="00D37469"/>
    <w:rsid w:val="00D37ECD"/>
    <w:rsid w:val="00D406EF"/>
    <w:rsid w:val="00D428E3"/>
    <w:rsid w:val="00D43B34"/>
    <w:rsid w:val="00D43B6B"/>
    <w:rsid w:val="00D46920"/>
    <w:rsid w:val="00D470EB"/>
    <w:rsid w:val="00D47304"/>
    <w:rsid w:val="00D503F5"/>
    <w:rsid w:val="00D5156D"/>
    <w:rsid w:val="00D51BF2"/>
    <w:rsid w:val="00D525BB"/>
    <w:rsid w:val="00D53352"/>
    <w:rsid w:val="00D5532D"/>
    <w:rsid w:val="00D55AEF"/>
    <w:rsid w:val="00D55E8A"/>
    <w:rsid w:val="00D563DA"/>
    <w:rsid w:val="00D569DD"/>
    <w:rsid w:val="00D56C60"/>
    <w:rsid w:val="00D5712E"/>
    <w:rsid w:val="00D57CF6"/>
    <w:rsid w:val="00D60B45"/>
    <w:rsid w:val="00D60F87"/>
    <w:rsid w:val="00D61AD6"/>
    <w:rsid w:val="00D63084"/>
    <w:rsid w:val="00D64067"/>
    <w:rsid w:val="00D645BC"/>
    <w:rsid w:val="00D6573D"/>
    <w:rsid w:val="00D65EDF"/>
    <w:rsid w:val="00D65EEA"/>
    <w:rsid w:val="00D66220"/>
    <w:rsid w:val="00D67103"/>
    <w:rsid w:val="00D70111"/>
    <w:rsid w:val="00D713D2"/>
    <w:rsid w:val="00D71983"/>
    <w:rsid w:val="00D71D06"/>
    <w:rsid w:val="00D72AD6"/>
    <w:rsid w:val="00D73246"/>
    <w:rsid w:val="00D73724"/>
    <w:rsid w:val="00D737F9"/>
    <w:rsid w:val="00D73B84"/>
    <w:rsid w:val="00D73BA3"/>
    <w:rsid w:val="00D73CC3"/>
    <w:rsid w:val="00D74D79"/>
    <w:rsid w:val="00D76E7F"/>
    <w:rsid w:val="00D82102"/>
    <w:rsid w:val="00D82A47"/>
    <w:rsid w:val="00D833DB"/>
    <w:rsid w:val="00D8358E"/>
    <w:rsid w:val="00D8402D"/>
    <w:rsid w:val="00D85D2F"/>
    <w:rsid w:val="00D91467"/>
    <w:rsid w:val="00D91A2D"/>
    <w:rsid w:val="00D91F02"/>
    <w:rsid w:val="00D92785"/>
    <w:rsid w:val="00D92A2F"/>
    <w:rsid w:val="00D92B5F"/>
    <w:rsid w:val="00D92D79"/>
    <w:rsid w:val="00D92ED0"/>
    <w:rsid w:val="00D94172"/>
    <w:rsid w:val="00D94F32"/>
    <w:rsid w:val="00D953C8"/>
    <w:rsid w:val="00D95458"/>
    <w:rsid w:val="00D969B9"/>
    <w:rsid w:val="00DA1118"/>
    <w:rsid w:val="00DA34A6"/>
    <w:rsid w:val="00DA4816"/>
    <w:rsid w:val="00DA5055"/>
    <w:rsid w:val="00DA51B5"/>
    <w:rsid w:val="00DA51E3"/>
    <w:rsid w:val="00DA60D8"/>
    <w:rsid w:val="00DA702E"/>
    <w:rsid w:val="00DA718F"/>
    <w:rsid w:val="00DB0919"/>
    <w:rsid w:val="00DB1B00"/>
    <w:rsid w:val="00DB1C17"/>
    <w:rsid w:val="00DB1F51"/>
    <w:rsid w:val="00DB1FF5"/>
    <w:rsid w:val="00DB2550"/>
    <w:rsid w:val="00DB3BCB"/>
    <w:rsid w:val="00DB4E1A"/>
    <w:rsid w:val="00DB5041"/>
    <w:rsid w:val="00DB5954"/>
    <w:rsid w:val="00DB5E8A"/>
    <w:rsid w:val="00DB60F7"/>
    <w:rsid w:val="00DB6486"/>
    <w:rsid w:val="00DB6568"/>
    <w:rsid w:val="00DB69B8"/>
    <w:rsid w:val="00DB6B2F"/>
    <w:rsid w:val="00DC151A"/>
    <w:rsid w:val="00DC1A04"/>
    <w:rsid w:val="00DC2222"/>
    <w:rsid w:val="00DC3218"/>
    <w:rsid w:val="00DC43C8"/>
    <w:rsid w:val="00DC43DA"/>
    <w:rsid w:val="00DC4961"/>
    <w:rsid w:val="00DC4B3A"/>
    <w:rsid w:val="00DC5291"/>
    <w:rsid w:val="00DC5672"/>
    <w:rsid w:val="00DC5C37"/>
    <w:rsid w:val="00DC697F"/>
    <w:rsid w:val="00DC6FB7"/>
    <w:rsid w:val="00DC72D7"/>
    <w:rsid w:val="00DC741D"/>
    <w:rsid w:val="00DC74FF"/>
    <w:rsid w:val="00DC7876"/>
    <w:rsid w:val="00DD0524"/>
    <w:rsid w:val="00DD0803"/>
    <w:rsid w:val="00DD0BBE"/>
    <w:rsid w:val="00DD0EFF"/>
    <w:rsid w:val="00DD17F5"/>
    <w:rsid w:val="00DD20EA"/>
    <w:rsid w:val="00DD29DC"/>
    <w:rsid w:val="00DD30E9"/>
    <w:rsid w:val="00DD329B"/>
    <w:rsid w:val="00DD3BDB"/>
    <w:rsid w:val="00DD3CC0"/>
    <w:rsid w:val="00DD4BCC"/>
    <w:rsid w:val="00DD4EB4"/>
    <w:rsid w:val="00DD6513"/>
    <w:rsid w:val="00DE0984"/>
    <w:rsid w:val="00DE5668"/>
    <w:rsid w:val="00DE59F1"/>
    <w:rsid w:val="00DE5B95"/>
    <w:rsid w:val="00DF137C"/>
    <w:rsid w:val="00DF185A"/>
    <w:rsid w:val="00DF18CA"/>
    <w:rsid w:val="00DF2866"/>
    <w:rsid w:val="00DF30BF"/>
    <w:rsid w:val="00DF35D9"/>
    <w:rsid w:val="00DF4581"/>
    <w:rsid w:val="00DF4769"/>
    <w:rsid w:val="00DF5313"/>
    <w:rsid w:val="00DF6783"/>
    <w:rsid w:val="00DF6E8D"/>
    <w:rsid w:val="00DF742F"/>
    <w:rsid w:val="00E00257"/>
    <w:rsid w:val="00E011C6"/>
    <w:rsid w:val="00E014CA"/>
    <w:rsid w:val="00E01662"/>
    <w:rsid w:val="00E01AC7"/>
    <w:rsid w:val="00E02138"/>
    <w:rsid w:val="00E03124"/>
    <w:rsid w:val="00E034BF"/>
    <w:rsid w:val="00E047AB"/>
    <w:rsid w:val="00E05ED2"/>
    <w:rsid w:val="00E06AE8"/>
    <w:rsid w:val="00E07B52"/>
    <w:rsid w:val="00E107F5"/>
    <w:rsid w:val="00E110F7"/>
    <w:rsid w:val="00E11547"/>
    <w:rsid w:val="00E1156A"/>
    <w:rsid w:val="00E121C2"/>
    <w:rsid w:val="00E1286E"/>
    <w:rsid w:val="00E135C6"/>
    <w:rsid w:val="00E1360D"/>
    <w:rsid w:val="00E139E0"/>
    <w:rsid w:val="00E1480B"/>
    <w:rsid w:val="00E149CD"/>
    <w:rsid w:val="00E14BBD"/>
    <w:rsid w:val="00E158C3"/>
    <w:rsid w:val="00E165D0"/>
    <w:rsid w:val="00E165E7"/>
    <w:rsid w:val="00E16724"/>
    <w:rsid w:val="00E16D25"/>
    <w:rsid w:val="00E16D85"/>
    <w:rsid w:val="00E16F87"/>
    <w:rsid w:val="00E17D59"/>
    <w:rsid w:val="00E211B2"/>
    <w:rsid w:val="00E21556"/>
    <w:rsid w:val="00E22468"/>
    <w:rsid w:val="00E22D5D"/>
    <w:rsid w:val="00E24E60"/>
    <w:rsid w:val="00E252A4"/>
    <w:rsid w:val="00E258CA"/>
    <w:rsid w:val="00E25B52"/>
    <w:rsid w:val="00E25F11"/>
    <w:rsid w:val="00E260B3"/>
    <w:rsid w:val="00E269D9"/>
    <w:rsid w:val="00E27FC7"/>
    <w:rsid w:val="00E30D4D"/>
    <w:rsid w:val="00E3187B"/>
    <w:rsid w:val="00E33072"/>
    <w:rsid w:val="00E3346E"/>
    <w:rsid w:val="00E33C34"/>
    <w:rsid w:val="00E340D9"/>
    <w:rsid w:val="00E349EB"/>
    <w:rsid w:val="00E34E32"/>
    <w:rsid w:val="00E35248"/>
    <w:rsid w:val="00E356A9"/>
    <w:rsid w:val="00E35E87"/>
    <w:rsid w:val="00E364B9"/>
    <w:rsid w:val="00E3692D"/>
    <w:rsid w:val="00E36AD0"/>
    <w:rsid w:val="00E37467"/>
    <w:rsid w:val="00E4070F"/>
    <w:rsid w:val="00E414DE"/>
    <w:rsid w:val="00E431DE"/>
    <w:rsid w:val="00E43484"/>
    <w:rsid w:val="00E43700"/>
    <w:rsid w:val="00E4471B"/>
    <w:rsid w:val="00E45C83"/>
    <w:rsid w:val="00E46620"/>
    <w:rsid w:val="00E46B85"/>
    <w:rsid w:val="00E476A4"/>
    <w:rsid w:val="00E4792A"/>
    <w:rsid w:val="00E47BEC"/>
    <w:rsid w:val="00E47F30"/>
    <w:rsid w:val="00E5043C"/>
    <w:rsid w:val="00E50AD2"/>
    <w:rsid w:val="00E51B4E"/>
    <w:rsid w:val="00E52030"/>
    <w:rsid w:val="00E52277"/>
    <w:rsid w:val="00E52811"/>
    <w:rsid w:val="00E536C3"/>
    <w:rsid w:val="00E5460A"/>
    <w:rsid w:val="00E54B01"/>
    <w:rsid w:val="00E56665"/>
    <w:rsid w:val="00E56EEE"/>
    <w:rsid w:val="00E574F7"/>
    <w:rsid w:val="00E5765A"/>
    <w:rsid w:val="00E60577"/>
    <w:rsid w:val="00E6094D"/>
    <w:rsid w:val="00E60A75"/>
    <w:rsid w:val="00E619FF"/>
    <w:rsid w:val="00E61B70"/>
    <w:rsid w:val="00E620B0"/>
    <w:rsid w:val="00E627D7"/>
    <w:rsid w:val="00E62F58"/>
    <w:rsid w:val="00E63192"/>
    <w:rsid w:val="00E63787"/>
    <w:rsid w:val="00E63C83"/>
    <w:rsid w:val="00E63E3F"/>
    <w:rsid w:val="00E65B58"/>
    <w:rsid w:val="00E6677F"/>
    <w:rsid w:val="00E6706E"/>
    <w:rsid w:val="00E676C3"/>
    <w:rsid w:val="00E7011E"/>
    <w:rsid w:val="00E70687"/>
    <w:rsid w:val="00E71574"/>
    <w:rsid w:val="00E71B9E"/>
    <w:rsid w:val="00E72386"/>
    <w:rsid w:val="00E73D9A"/>
    <w:rsid w:val="00E763A8"/>
    <w:rsid w:val="00E76702"/>
    <w:rsid w:val="00E76EA2"/>
    <w:rsid w:val="00E7763F"/>
    <w:rsid w:val="00E77921"/>
    <w:rsid w:val="00E77DF2"/>
    <w:rsid w:val="00E8024B"/>
    <w:rsid w:val="00E804A0"/>
    <w:rsid w:val="00E80710"/>
    <w:rsid w:val="00E814C9"/>
    <w:rsid w:val="00E823AE"/>
    <w:rsid w:val="00E82C38"/>
    <w:rsid w:val="00E8337A"/>
    <w:rsid w:val="00E85136"/>
    <w:rsid w:val="00E8584C"/>
    <w:rsid w:val="00E85958"/>
    <w:rsid w:val="00E86A0D"/>
    <w:rsid w:val="00E86A39"/>
    <w:rsid w:val="00E90633"/>
    <w:rsid w:val="00E90A98"/>
    <w:rsid w:val="00E90F58"/>
    <w:rsid w:val="00E91178"/>
    <w:rsid w:val="00E91531"/>
    <w:rsid w:val="00E922E1"/>
    <w:rsid w:val="00E93466"/>
    <w:rsid w:val="00E93570"/>
    <w:rsid w:val="00E93DF1"/>
    <w:rsid w:val="00E9429C"/>
    <w:rsid w:val="00E9575A"/>
    <w:rsid w:val="00E959A1"/>
    <w:rsid w:val="00E9757A"/>
    <w:rsid w:val="00EA103D"/>
    <w:rsid w:val="00EA1AE4"/>
    <w:rsid w:val="00EA20F9"/>
    <w:rsid w:val="00EA2533"/>
    <w:rsid w:val="00EA363C"/>
    <w:rsid w:val="00EA3AD2"/>
    <w:rsid w:val="00EA5292"/>
    <w:rsid w:val="00EA58B0"/>
    <w:rsid w:val="00EA6FEE"/>
    <w:rsid w:val="00EA75CE"/>
    <w:rsid w:val="00EB0097"/>
    <w:rsid w:val="00EB2E79"/>
    <w:rsid w:val="00EB2FFC"/>
    <w:rsid w:val="00EB57CB"/>
    <w:rsid w:val="00EB5A43"/>
    <w:rsid w:val="00EB5F87"/>
    <w:rsid w:val="00EB605A"/>
    <w:rsid w:val="00EB6DB3"/>
    <w:rsid w:val="00EB75B2"/>
    <w:rsid w:val="00EC1C85"/>
    <w:rsid w:val="00EC1DED"/>
    <w:rsid w:val="00EC2216"/>
    <w:rsid w:val="00EC2802"/>
    <w:rsid w:val="00EC348F"/>
    <w:rsid w:val="00EC3A78"/>
    <w:rsid w:val="00EC464F"/>
    <w:rsid w:val="00EC46CE"/>
    <w:rsid w:val="00EC4B29"/>
    <w:rsid w:val="00EC5AD5"/>
    <w:rsid w:val="00EC7569"/>
    <w:rsid w:val="00EC772E"/>
    <w:rsid w:val="00EC7E13"/>
    <w:rsid w:val="00ED0C7B"/>
    <w:rsid w:val="00ED1267"/>
    <w:rsid w:val="00ED14B1"/>
    <w:rsid w:val="00ED2515"/>
    <w:rsid w:val="00ED26F6"/>
    <w:rsid w:val="00ED2A07"/>
    <w:rsid w:val="00ED37D9"/>
    <w:rsid w:val="00ED390A"/>
    <w:rsid w:val="00ED4F2A"/>
    <w:rsid w:val="00ED51EF"/>
    <w:rsid w:val="00ED5543"/>
    <w:rsid w:val="00ED69FB"/>
    <w:rsid w:val="00ED753B"/>
    <w:rsid w:val="00EE052B"/>
    <w:rsid w:val="00EE330A"/>
    <w:rsid w:val="00EE3EE5"/>
    <w:rsid w:val="00EE4499"/>
    <w:rsid w:val="00EE46EA"/>
    <w:rsid w:val="00EE49D5"/>
    <w:rsid w:val="00EE77AC"/>
    <w:rsid w:val="00EE7A89"/>
    <w:rsid w:val="00EE7BD6"/>
    <w:rsid w:val="00EE7F15"/>
    <w:rsid w:val="00EF030E"/>
    <w:rsid w:val="00EF1ED6"/>
    <w:rsid w:val="00EF2074"/>
    <w:rsid w:val="00EF33FA"/>
    <w:rsid w:val="00EF392F"/>
    <w:rsid w:val="00EF4D43"/>
    <w:rsid w:val="00EF5A76"/>
    <w:rsid w:val="00EF5BC9"/>
    <w:rsid w:val="00EF5EF9"/>
    <w:rsid w:val="00EF643C"/>
    <w:rsid w:val="00EF6BD7"/>
    <w:rsid w:val="00EF6D93"/>
    <w:rsid w:val="00EF6DCE"/>
    <w:rsid w:val="00EF6EC3"/>
    <w:rsid w:val="00EF6F8C"/>
    <w:rsid w:val="00EF767E"/>
    <w:rsid w:val="00EF7C1C"/>
    <w:rsid w:val="00F0020E"/>
    <w:rsid w:val="00F020F0"/>
    <w:rsid w:val="00F02563"/>
    <w:rsid w:val="00F025DC"/>
    <w:rsid w:val="00F02D1F"/>
    <w:rsid w:val="00F0353D"/>
    <w:rsid w:val="00F04013"/>
    <w:rsid w:val="00F04373"/>
    <w:rsid w:val="00F0437F"/>
    <w:rsid w:val="00F0466F"/>
    <w:rsid w:val="00F046B6"/>
    <w:rsid w:val="00F04A6E"/>
    <w:rsid w:val="00F04D22"/>
    <w:rsid w:val="00F05040"/>
    <w:rsid w:val="00F05870"/>
    <w:rsid w:val="00F05FC1"/>
    <w:rsid w:val="00F06543"/>
    <w:rsid w:val="00F06667"/>
    <w:rsid w:val="00F11156"/>
    <w:rsid w:val="00F120DF"/>
    <w:rsid w:val="00F153B1"/>
    <w:rsid w:val="00F1553C"/>
    <w:rsid w:val="00F15869"/>
    <w:rsid w:val="00F158F1"/>
    <w:rsid w:val="00F161AE"/>
    <w:rsid w:val="00F17054"/>
    <w:rsid w:val="00F20C83"/>
    <w:rsid w:val="00F21286"/>
    <w:rsid w:val="00F21EFA"/>
    <w:rsid w:val="00F22489"/>
    <w:rsid w:val="00F22F37"/>
    <w:rsid w:val="00F235C0"/>
    <w:rsid w:val="00F25463"/>
    <w:rsid w:val="00F268A2"/>
    <w:rsid w:val="00F27290"/>
    <w:rsid w:val="00F30281"/>
    <w:rsid w:val="00F30CF6"/>
    <w:rsid w:val="00F31FD8"/>
    <w:rsid w:val="00F32D9C"/>
    <w:rsid w:val="00F3398F"/>
    <w:rsid w:val="00F34E2C"/>
    <w:rsid w:val="00F36D29"/>
    <w:rsid w:val="00F37545"/>
    <w:rsid w:val="00F37AB9"/>
    <w:rsid w:val="00F37FAF"/>
    <w:rsid w:val="00F42889"/>
    <w:rsid w:val="00F42C45"/>
    <w:rsid w:val="00F42FB9"/>
    <w:rsid w:val="00F432E8"/>
    <w:rsid w:val="00F439FB"/>
    <w:rsid w:val="00F43B3B"/>
    <w:rsid w:val="00F4424D"/>
    <w:rsid w:val="00F4525D"/>
    <w:rsid w:val="00F46D68"/>
    <w:rsid w:val="00F47488"/>
    <w:rsid w:val="00F47A33"/>
    <w:rsid w:val="00F520AB"/>
    <w:rsid w:val="00F53EC6"/>
    <w:rsid w:val="00F53FD6"/>
    <w:rsid w:val="00F549A6"/>
    <w:rsid w:val="00F54A84"/>
    <w:rsid w:val="00F54F4E"/>
    <w:rsid w:val="00F5522D"/>
    <w:rsid w:val="00F55547"/>
    <w:rsid w:val="00F56AA2"/>
    <w:rsid w:val="00F56EE3"/>
    <w:rsid w:val="00F571B9"/>
    <w:rsid w:val="00F6026F"/>
    <w:rsid w:val="00F60360"/>
    <w:rsid w:val="00F60F5A"/>
    <w:rsid w:val="00F61396"/>
    <w:rsid w:val="00F63082"/>
    <w:rsid w:val="00F64CCE"/>
    <w:rsid w:val="00F6684C"/>
    <w:rsid w:val="00F66F08"/>
    <w:rsid w:val="00F70212"/>
    <w:rsid w:val="00F70550"/>
    <w:rsid w:val="00F7097A"/>
    <w:rsid w:val="00F71285"/>
    <w:rsid w:val="00F71904"/>
    <w:rsid w:val="00F72593"/>
    <w:rsid w:val="00F73883"/>
    <w:rsid w:val="00F74502"/>
    <w:rsid w:val="00F74780"/>
    <w:rsid w:val="00F74F1C"/>
    <w:rsid w:val="00F768C9"/>
    <w:rsid w:val="00F7693F"/>
    <w:rsid w:val="00F769D6"/>
    <w:rsid w:val="00F76D38"/>
    <w:rsid w:val="00F770E0"/>
    <w:rsid w:val="00F77F9B"/>
    <w:rsid w:val="00F77FD3"/>
    <w:rsid w:val="00F80D5C"/>
    <w:rsid w:val="00F80F2C"/>
    <w:rsid w:val="00F819BE"/>
    <w:rsid w:val="00F81E35"/>
    <w:rsid w:val="00F82F1A"/>
    <w:rsid w:val="00F834D2"/>
    <w:rsid w:val="00F85023"/>
    <w:rsid w:val="00F85387"/>
    <w:rsid w:val="00F862BB"/>
    <w:rsid w:val="00F86C36"/>
    <w:rsid w:val="00F875F5"/>
    <w:rsid w:val="00F878A9"/>
    <w:rsid w:val="00F87BA1"/>
    <w:rsid w:val="00F90CD3"/>
    <w:rsid w:val="00F94370"/>
    <w:rsid w:val="00F94C06"/>
    <w:rsid w:val="00F95388"/>
    <w:rsid w:val="00F9593E"/>
    <w:rsid w:val="00F9615C"/>
    <w:rsid w:val="00FA0363"/>
    <w:rsid w:val="00FA095E"/>
    <w:rsid w:val="00FA0DDD"/>
    <w:rsid w:val="00FA2285"/>
    <w:rsid w:val="00FA2916"/>
    <w:rsid w:val="00FA348B"/>
    <w:rsid w:val="00FA3EF1"/>
    <w:rsid w:val="00FA4BA8"/>
    <w:rsid w:val="00FA7B98"/>
    <w:rsid w:val="00FB0FE0"/>
    <w:rsid w:val="00FB1ABF"/>
    <w:rsid w:val="00FB1CAA"/>
    <w:rsid w:val="00FB3184"/>
    <w:rsid w:val="00FB33A3"/>
    <w:rsid w:val="00FB3A64"/>
    <w:rsid w:val="00FB4361"/>
    <w:rsid w:val="00FB46BE"/>
    <w:rsid w:val="00FB5531"/>
    <w:rsid w:val="00FB578A"/>
    <w:rsid w:val="00FB787A"/>
    <w:rsid w:val="00FC0057"/>
    <w:rsid w:val="00FC09F6"/>
    <w:rsid w:val="00FC1320"/>
    <w:rsid w:val="00FC1E8C"/>
    <w:rsid w:val="00FC1F1B"/>
    <w:rsid w:val="00FC22C4"/>
    <w:rsid w:val="00FC2860"/>
    <w:rsid w:val="00FC348F"/>
    <w:rsid w:val="00FC529A"/>
    <w:rsid w:val="00FC6282"/>
    <w:rsid w:val="00FC63FB"/>
    <w:rsid w:val="00FC6F76"/>
    <w:rsid w:val="00FD10A4"/>
    <w:rsid w:val="00FD119B"/>
    <w:rsid w:val="00FD11B6"/>
    <w:rsid w:val="00FD1661"/>
    <w:rsid w:val="00FD1C29"/>
    <w:rsid w:val="00FD3A29"/>
    <w:rsid w:val="00FD433A"/>
    <w:rsid w:val="00FD45BB"/>
    <w:rsid w:val="00FD4803"/>
    <w:rsid w:val="00FD5090"/>
    <w:rsid w:val="00FD5B81"/>
    <w:rsid w:val="00FD5CD2"/>
    <w:rsid w:val="00FD63FF"/>
    <w:rsid w:val="00FD6C47"/>
    <w:rsid w:val="00FD72F5"/>
    <w:rsid w:val="00FE0869"/>
    <w:rsid w:val="00FE184E"/>
    <w:rsid w:val="00FE241F"/>
    <w:rsid w:val="00FE276E"/>
    <w:rsid w:val="00FE32F6"/>
    <w:rsid w:val="00FE49BE"/>
    <w:rsid w:val="00FE5165"/>
    <w:rsid w:val="00FE5545"/>
    <w:rsid w:val="00FE71DF"/>
    <w:rsid w:val="00FE7699"/>
    <w:rsid w:val="00FE7B76"/>
    <w:rsid w:val="00FE7BEF"/>
    <w:rsid w:val="00FE7E32"/>
    <w:rsid w:val="00FF0283"/>
    <w:rsid w:val="00FF07E6"/>
    <w:rsid w:val="00FF1459"/>
    <w:rsid w:val="00FF1538"/>
    <w:rsid w:val="00FF1C27"/>
    <w:rsid w:val="00FF22D4"/>
    <w:rsid w:val="00FF3C83"/>
    <w:rsid w:val="00FF3F2F"/>
    <w:rsid w:val="00FF6098"/>
    <w:rsid w:val="00FF6223"/>
    <w:rsid w:val="00FF7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70131"/>
  <w15:chartTrackingRefBased/>
  <w15:docId w15:val="{EF7B6679-5563-44BD-B3FB-D137C34A4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0E0A"/>
  </w:style>
  <w:style w:type="paragraph" w:styleId="Heading1">
    <w:name w:val="heading 1"/>
    <w:basedOn w:val="Normal"/>
    <w:next w:val="Normal"/>
    <w:link w:val="Heading1Char"/>
    <w:uiPriority w:val="9"/>
    <w:qFormat/>
    <w:rsid w:val="009C2DDA"/>
    <w:pPr>
      <w:keepNext/>
      <w:keepLines/>
      <w:spacing w:before="240" w:after="0"/>
      <w:outlineLvl w:val="0"/>
    </w:pPr>
    <w:rPr>
      <w:rFonts w:asciiTheme="majorHAnsi" w:eastAsiaTheme="majorEastAsia" w:hAnsiTheme="majorHAnsi" w:cstheme="majorBidi"/>
      <w:b/>
      <w:color w:val="276E8B" w:themeColor="accent1" w:themeShade="BF"/>
      <w:sz w:val="32"/>
      <w:szCs w:val="32"/>
    </w:rPr>
  </w:style>
  <w:style w:type="paragraph" w:styleId="Heading2">
    <w:name w:val="heading 2"/>
    <w:basedOn w:val="Normal"/>
    <w:next w:val="Normal"/>
    <w:link w:val="Heading2Char"/>
    <w:uiPriority w:val="9"/>
    <w:unhideWhenUsed/>
    <w:qFormat/>
    <w:rsid w:val="009C2DDA"/>
    <w:pPr>
      <w:keepNext/>
      <w:keepLines/>
      <w:spacing w:before="40" w:after="0"/>
      <w:outlineLvl w:val="1"/>
    </w:pPr>
    <w:rPr>
      <w:rFonts w:asciiTheme="majorHAnsi" w:eastAsiaTheme="majorEastAsia" w:hAnsiTheme="majorHAnsi" w:cstheme="majorBidi"/>
      <w:b/>
      <w:color w:val="276E8B" w:themeColor="accent1" w:themeShade="BF"/>
      <w:sz w:val="26"/>
      <w:szCs w:val="26"/>
    </w:rPr>
  </w:style>
  <w:style w:type="paragraph" w:styleId="Heading3">
    <w:name w:val="heading 3"/>
    <w:basedOn w:val="Normal"/>
    <w:next w:val="Normal"/>
    <w:link w:val="Heading3Char"/>
    <w:uiPriority w:val="9"/>
    <w:unhideWhenUsed/>
    <w:qFormat/>
    <w:rsid w:val="003B0509"/>
    <w:pPr>
      <w:keepNext/>
      <w:keepLines/>
      <w:spacing w:before="40" w:after="0"/>
      <w:outlineLvl w:val="2"/>
    </w:pPr>
    <w:rPr>
      <w:rFonts w:asciiTheme="majorHAnsi" w:eastAsiaTheme="majorEastAsia" w:hAnsiTheme="majorHAnsi" w:cstheme="majorBidi"/>
      <w:b/>
      <w:color w:val="1A495C" w:themeColor="accent1" w:themeShade="7F"/>
      <w:szCs w:val="24"/>
    </w:rPr>
  </w:style>
  <w:style w:type="paragraph" w:styleId="Heading4">
    <w:name w:val="heading 4"/>
    <w:basedOn w:val="Normal"/>
    <w:next w:val="Normal"/>
    <w:link w:val="Heading4Char"/>
    <w:uiPriority w:val="9"/>
    <w:unhideWhenUsed/>
    <w:qFormat/>
    <w:rsid w:val="004D4822"/>
    <w:pPr>
      <w:keepNext/>
      <w:keepLines/>
      <w:spacing w:before="40" w:after="0"/>
      <w:outlineLvl w:val="3"/>
    </w:pPr>
    <w:rPr>
      <w:rFonts w:asciiTheme="majorHAnsi" w:eastAsiaTheme="majorEastAsia" w:hAnsiTheme="majorHAnsi" w:cstheme="majorBidi"/>
      <w:b/>
      <w:i/>
      <w:iCs/>
      <w:color w:val="276E8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5C7A"/>
    <w:pPr>
      <w:spacing w:after="0" w:line="240" w:lineRule="auto"/>
    </w:pPr>
    <w:rPr>
      <w:rFonts w:eastAsiaTheme="minorEastAsia"/>
    </w:rPr>
  </w:style>
  <w:style w:type="character" w:customStyle="1" w:styleId="NoSpacingChar">
    <w:name w:val="No Spacing Char"/>
    <w:basedOn w:val="DefaultParagraphFont"/>
    <w:link w:val="NoSpacing"/>
    <w:uiPriority w:val="1"/>
    <w:rsid w:val="00AC5C7A"/>
    <w:rPr>
      <w:rFonts w:eastAsiaTheme="minorEastAsia"/>
    </w:rPr>
  </w:style>
  <w:style w:type="paragraph" w:styleId="ListParagraph">
    <w:name w:val="List Paragraph"/>
    <w:aliases w:val="Figure_name,numbered,Bullet List,FooterText,Paragraphe de liste1,Bulletr List Paragraph,列出段落,列出段落1,List Paragraph2,List Paragraph21,Párrafo de lista1,Parágrafo da Lista1,リスト段落1,Listeafsnit1,????,????1,?????1,Equipment,lp1"/>
    <w:basedOn w:val="Normal"/>
    <w:link w:val="ListParagraphChar"/>
    <w:uiPriority w:val="34"/>
    <w:qFormat/>
    <w:rsid w:val="00A87863"/>
    <w:pPr>
      <w:ind w:left="720"/>
      <w:contextualSpacing/>
    </w:pPr>
  </w:style>
  <w:style w:type="table" w:styleId="GridTable4-Accent1">
    <w:name w:val="Grid Table 4 Accent 1"/>
    <w:basedOn w:val="TableNormal"/>
    <w:uiPriority w:val="49"/>
    <w:rsid w:val="00EE7BD6"/>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character" w:customStyle="1" w:styleId="Heading1Char">
    <w:name w:val="Heading 1 Char"/>
    <w:basedOn w:val="DefaultParagraphFont"/>
    <w:link w:val="Heading1"/>
    <w:uiPriority w:val="9"/>
    <w:rsid w:val="009C2DDA"/>
    <w:rPr>
      <w:rFonts w:asciiTheme="majorHAnsi" w:eastAsiaTheme="majorEastAsia" w:hAnsiTheme="majorHAnsi" w:cstheme="majorBidi"/>
      <w:b/>
      <w:color w:val="276E8B" w:themeColor="accent1" w:themeShade="BF"/>
      <w:sz w:val="32"/>
      <w:szCs w:val="32"/>
    </w:rPr>
  </w:style>
  <w:style w:type="paragraph" w:styleId="TOCHeading">
    <w:name w:val="TOC Heading"/>
    <w:basedOn w:val="Heading1"/>
    <w:next w:val="Normal"/>
    <w:uiPriority w:val="39"/>
    <w:unhideWhenUsed/>
    <w:qFormat/>
    <w:rsid w:val="00EF5BC9"/>
    <w:pPr>
      <w:outlineLvl w:val="9"/>
    </w:pPr>
  </w:style>
  <w:style w:type="paragraph" w:styleId="TOC2">
    <w:name w:val="toc 2"/>
    <w:basedOn w:val="Normal"/>
    <w:next w:val="Normal"/>
    <w:autoRedefine/>
    <w:uiPriority w:val="39"/>
    <w:unhideWhenUsed/>
    <w:rsid w:val="00EF5BC9"/>
    <w:pPr>
      <w:spacing w:after="100"/>
      <w:ind w:left="220"/>
    </w:pPr>
    <w:rPr>
      <w:rFonts w:eastAsiaTheme="minorEastAsia" w:cs="Times New Roman"/>
    </w:rPr>
  </w:style>
  <w:style w:type="paragraph" w:styleId="TOC1">
    <w:name w:val="toc 1"/>
    <w:basedOn w:val="Normal"/>
    <w:next w:val="Normal"/>
    <w:autoRedefine/>
    <w:uiPriority w:val="39"/>
    <w:unhideWhenUsed/>
    <w:rsid w:val="00EF5BC9"/>
    <w:pPr>
      <w:spacing w:after="100"/>
    </w:pPr>
    <w:rPr>
      <w:rFonts w:eastAsiaTheme="minorEastAsia" w:cs="Times New Roman"/>
    </w:rPr>
  </w:style>
  <w:style w:type="paragraph" w:styleId="TOC3">
    <w:name w:val="toc 3"/>
    <w:basedOn w:val="Normal"/>
    <w:next w:val="Normal"/>
    <w:autoRedefine/>
    <w:uiPriority w:val="39"/>
    <w:unhideWhenUsed/>
    <w:rsid w:val="00EF5BC9"/>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9C2DDA"/>
    <w:rPr>
      <w:rFonts w:asciiTheme="majorHAnsi" w:eastAsiaTheme="majorEastAsia" w:hAnsiTheme="majorHAnsi" w:cstheme="majorBidi"/>
      <w:b/>
      <w:color w:val="276E8B" w:themeColor="accent1" w:themeShade="BF"/>
      <w:sz w:val="26"/>
      <w:szCs w:val="26"/>
    </w:rPr>
  </w:style>
  <w:style w:type="character" w:styleId="Hyperlink">
    <w:name w:val="Hyperlink"/>
    <w:basedOn w:val="DefaultParagraphFont"/>
    <w:uiPriority w:val="99"/>
    <w:unhideWhenUsed/>
    <w:rsid w:val="00250E60"/>
    <w:rPr>
      <w:color w:val="6B9F25" w:themeColor="hyperlink"/>
      <w:u w:val="single"/>
    </w:rPr>
  </w:style>
  <w:style w:type="character" w:customStyle="1" w:styleId="Heading3Char">
    <w:name w:val="Heading 3 Char"/>
    <w:basedOn w:val="DefaultParagraphFont"/>
    <w:link w:val="Heading3"/>
    <w:uiPriority w:val="9"/>
    <w:rsid w:val="003B0509"/>
    <w:rPr>
      <w:rFonts w:asciiTheme="majorHAnsi" w:eastAsiaTheme="majorEastAsia" w:hAnsiTheme="majorHAnsi" w:cstheme="majorBidi"/>
      <w:b/>
      <w:color w:val="1A495C" w:themeColor="accent1" w:themeShade="7F"/>
      <w:szCs w:val="24"/>
    </w:rPr>
  </w:style>
  <w:style w:type="table" w:styleId="TableGrid">
    <w:name w:val="Table Grid"/>
    <w:basedOn w:val="TableNormal"/>
    <w:uiPriority w:val="39"/>
    <w:rsid w:val="00837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7D1E2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6"/>
      </w:tcPr>
    </w:tblStylePr>
    <w:tblStylePr w:type="band1Vert">
      <w:tblPr/>
      <w:tcPr>
        <w:shd w:val="clear" w:color="auto" w:fill="A3CEED" w:themeFill="accent6" w:themeFillTint="66"/>
      </w:tcPr>
    </w:tblStylePr>
    <w:tblStylePr w:type="band1Horz">
      <w:tblPr/>
      <w:tcPr>
        <w:shd w:val="clear" w:color="auto" w:fill="A3CEED" w:themeFill="accent6" w:themeFillTint="66"/>
      </w:tcPr>
    </w:tblStylePr>
  </w:style>
  <w:style w:type="character" w:customStyle="1" w:styleId="ListParagraphChar">
    <w:name w:val="List Paragraph Char"/>
    <w:aliases w:val="Figure_name Char,numbered Char,Bullet List Char,FooterText Char,Paragraphe de liste1 Char,Bulletr List Paragraph Char,列出段落 Char,列出段落1 Char,List Paragraph2 Char,List Paragraph21 Char,Párrafo de lista1 Char,Parágrafo da Lista1 Char"/>
    <w:link w:val="ListParagraph"/>
    <w:uiPriority w:val="34"/>
    <w:qFormat/>
    <w:locked/>
    <w:rsid w:val="005150AD"/>
  </w:style>
  <w:style w:type="character" w:customStyle="1" w:styleId="Heading4Char">
    <w:name w:val="Heading 4 Char"/>
    <w:basedOn w:val="DefaultParagraphFont"/>
    <w:link w:val="Heading4"/>
    <w:uiPriority w:val="9"/>
    <w:rsid w:val="004D4822"/>
    <w:rPr>
      <w:rFonts w:asciiTheme="majorHAnsi" w:eastAsiaTheme="majorEastAsia" w:hAnsiTheme="majorHAnsi" w:cstheme="majorBidi"/>
      <w:b/>
      <w:i/>
      <w:iCs/>
      <w:color w:val="276E8B" w:themeColor="accent1" w:themeShade="BF"/>
    </w:rPr>
  </w:style>
  <w:style w:type="table" w:styleId="GridTable2">
    <w:name w:val="Grid Table 2"/>
    <w:basedOn w:val="TableNormal"/>
    <w:uiPriority w:val="47"/>
    <w:rsid w:val="00880B1D"/>
    <w:pPr>
      <w:spacing w:after="0" w:line="240" w:lineRule="auto"/>
    </w:pPr>
    <w:rPr>
      <w:rFonts w:ascii="Times New Roman" w:eastAsia="MS Mincho" w:hAnsi="Times New Roman" w:cs="Times New Roman"/>
      <w:sz w:val="20"/>
      <w:szCs w:val="20"/>
      <w:lang w:val="id-ID" w:eastAsia="id-ID"/>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odyText">
    <w:name w:val="Body Text"/>
    <w:basedOn w:val="Normal"/>
    <w:link w:val="BodyTextChar"/>
    <w:rsid w:val="005D4A7D"/>
    <w:pPr>
      <w:spacing w:line="240" w:lineRule="auto"/>
    </w:pPr>
    <w:rPr>
      <w:rFonts w:ascii="Arial" w:eastAsia="Times New Roman" w:hAnsi="Arial" w:cs="Times New Roman"/>
      <w:sz w:val="20"/>
      <w:szCs w:val="20"/>
    </w:rPr>
  </w:style>
  <w:style w:type="character" w:customStyle="1" w:styleId="BodyTextChar">
    <w:name w:val="Body Text Char"/>
    <w:basedOn w:val="DefaultParagraphFont"/>
    <w:link w:val="BodyText"/>
    <w:rsid w:val="005D4A7D"/>
    <w:rPr>
      <w:rFonts w:ascii="Arial" w:eastAsia="Times New Roman" w:hAnsi="Arial" w:cs="Times New Roman"/>
      <w:sz w:val="20"/>
      <w:szCs w:val="20"/>
    </w:rPr>
  </w:style>
  <w:style w:type="paragraph" w:styleId="Header">
    <w:name w:val="header"/>
    <w:basedOn w:val="Normal"/>
    <w:link w:val="HeaderChar"/>
    <w:uiPriority w:val="99"/>
    <w:unhideWhenUsed/>
    <w:rsid w:val="006E7E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7EF9"/>
  </w:style>
  <w:style w:type="paragraph" w:styleId="Footer">
    <w:name w:val="footer"/>
    <w:basedOn w:val="Normal"/>
    <w:link w:val="FooterChar"/>
    <w:uiPriority w:val="99"/>
    <w:unhideWhenUsed/>
    <w:rsid w:val="006E7E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7EF9"/>
  </w:style>
  <w:style w:type="table" w:styleId="GridTable4-Accent6">
    <w:name w:val="Grid Table 4 Accent 6"/>
    <w:basedOn w:val="TableNormal"/>
    <w:uiPriority w:val="49"/>
    <w:rsid w:val="009C0D47"/>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insideV w:val="nil"/>
        </w:tcBorders>
        <w:shd w:val="clear" w:color="auto" w:fill="2683C6" w:themeFill="accent6"/>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paragraph" w:styleId="BalloonText">
    <w:name w:val="Balloon Text"/>
    <w:basedOn w:val="Normal"/>
    <w:link w:val="BalloonTextChar"/>
    <w:uiPriority w:val="99"/>
    <w:semiHidden/>
    <w:unhideWhenUsed/>
    <w:rsid w:val="00BE6E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6ECF"/>
    <w:rPr>
      <w:rFonts w:ascii="Segoe UI" w:hAnsi="Segoe UI" w:cs="Segoe UI"/>
      <w:sz w:val="18"/>
      <w:szCs w:val="18"/>
    </w:rPr>
  </w:style>
  <w:style w:type="paragraph" w:styleId="NormalWeb">
    <w:name w:val="Normal (Web)"/>
    <w:basedOn w:val="Normal"/>
    <w:uiPriority w:val="99"/>
    <w:semiHidden/>
    <w:unhideWhenUsed/>
    <w:rsid w:val="001B6C8C"/>
    <w:pPr>
      <w:spacing w:before="100" w:beforeAutospacing="1" w:after="100" w:afterAutospacing="1" w:line="240" w:lineRule="auto"/>
    </w:pPr>
    <w:rPr>
      <w:rFonts w:ascii="Times New Roman" w:eastAsiaTheme="minorEastAsia" w:hAnsi="Times New Roman" w:cs="Times New Roman"/>
      <w:sz w:val="24"/>
      <w:szCs w:val="24"/>
    </w:rPr>
  </w:style>
  <w:style w:type="paragraph" w:styleId="Caption">
    <w:name w:val="caption"/>
    <w:basedOn w:val="Normal"/>
    <w:next w:val="Normal"/>
    <w:uiPriority w:val="35"/>
    <w:unhideWhenUsed/>
    <w:qFormat/>
    <w:rsid w:val="00B14B3A"/>
    <w:pPr>
      <w:spacing w:after="200" w:line="240" w:lineRule="auto"/>
    </w:pPr>
    <w:rPr>
      <w:i/>
      <w:iCs/>
      <w:color w:val="373545" w:themeColor="text2"/>
      <w:sz w:val="18"/>
      <w:szCs w:val="18"/>
    </w:rPr>
  </w:style>
  <w:style w:type="paragraph" w:styleId="Revision">
    <w:name w:val="Revision"/>
    <w:hidden/>
    <w:uiPriority w:val="99"/>
    <w:semiHidden/>
    <w:rsid w:val="00EF4D4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0874">
      <w:bodyDiv w:val="1"/>
      <w:marLeft w:val="0"/>
      <w:marRight w:val="0"/>
      <w:marTop w:val="0"/>
      <w:marBottom w:val="0"/>
      <w:divBdr>
        <w:top w:val="none" w:sz="0" w:space="0" w:color="auto"/>
        <w:left w:val="none" w:sz="0" w:space="0" w:color="auto"/>
        <w:bottom w:val="none" w:sz="0" w:space="0" w:color="auto"/>
        <w:right w:val="none" w:sz="0" w:space="0" w:color="auto"/>
      </w:divBdr>
    </w:div>
    <w:div w:id="784736296">
      <w:bodyDiv w:val="1"/>
      <w:marLeft w:val="0"/>
      <w:marRight w:val="0"/>
      <w:marTop w:val="0"/>
      <w:marBottom w:val="0"/>
      <w:divBdr>
        <w:top w:val="none" w:sz="0" w:space="0" w:color="auto"/>
        <w:left w:val="none" w:sz="0" w:space="0" w:color="auto"/>
        <w:bottom w:val="none" w:sz="0" w:space="0" w:color="auto"/>
        <w:right w:val="none" w:sz="0" w:space="0" w:color="auto"/>
      </w:divBdr>
    </w:div>
    <w:div w:id="1291278184">
      <w:bodyDiv w:val="1"/>
      <w:marLeft w:val="0"/>
      <w:marRight w:val="0"/>
      <w:marTop w:val="0"/>
      <w:marBottom w:val="0"/>
      <w:divBdr>
        <w:top w:val="none" w:sz="0" w:space="0" w:color="auto"/>
        <w:left w:val="none" w:sz="0" w:space="0" w:color="auto"/>
        <w:bottom w:val="none" w:sz="0" w:space="0" w:color="auto"/>
        <w:right w:val="none" w:sz="0" w:space="0" w:color="auto"/>
      </w:divBdr>
    </w:div>
    <w:div w:id="2043358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The Test Strategy Document is a living document that is created in the project’s Requirements Definition phase, after the Requirements have been specified. The Test Strategy document describes the scope, approach, resources and schedule for the testing activities of the project. This includes defining what will be tested, who will perform testing, how testing will be managed, and the associated risks and contingencies. The Test Strategy document is maintained throughout the life of a project.</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2F9CB5CC580EC46B5860198FEB9E710" ma:contentTypeVersion="9" ma:contentTypeDescription="Create a new document." ma:contentTypeScope="" ma:versionID="9b91388b48bcd9a49e5c6bbe11f5107a">
  <xsd:schema xmlns:xsd="http://www.w3.org/2001/XMLSchema" xmlns:xs="http://www.w3.org/2001/XMLSchema" xmlns:p="http://schemas.microsoft.com/office/2006/metadata/properties" xmlns:ns2="bf9b6120-988b-41be-8da6-61dea16cb493" targetNamespace="http://schemas.microsoft.com/office/2006/metadata/properties" ma:root="true" ma:fieldsID="99f067a43816ef2ddba10c3d75903eac" ns2:_="">
    <xsd:import namespace="bf9b6120-988b-41be-8da6-61dea16cb49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9b6120-988b-41be-8da6-61dea16cb4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65E492-03E3-41B0-9196-0B149BD587A9}"/>
</file>

<file path=customXml/itemProps3.xml><?xml version="1.0" encoding="utf-8"?>
<ds:datastoreItem xmlns:ds="http://schemas.openxmlformats.org/officeDocument/2006/customXml" ds:itemID="{3473F72E-7BB0-4A69-B784-9542543FFB5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41C53CB-E315-4BEF-BD5A-4C6A7AB262D3}">
  <ds:schemaRefs>
    <ds:schemaRef ds:uri="http://schemas.microsoft.com/sharepoint/v3/contenttype/forms"/>
  </ds:schemaRefs>
</ds:datastoreItem>
</file>

<file path=customXml/itemProps5.xml><?xml version="1.0" encoding="utf-8"?>
<ds:datastoreItem xmlns:ds="http://schemas.openxmlformats.org/officeDocument/2006/customXml" ds:itemID="{840D8F9C-CE26-401F-AEF5-7C26581B5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13</Pages>
  <Words>1675</Words>
  <Characters>9549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ICA – Business Requirement Document</vt:lpstr>
    </vt:vector>
  </TitlesOfParts>
  <Company/>
  <LinksUpToDate>false</LinksUpToDate>
  <CharactersWithSpaces>11202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ICA – Business Requirement Document</dc:title>
  <dc:subject>PT. Berlian Sistem Informasi</dc:subject>
  <dc:creator>bsilending001</dc:creator>
  <cp:keywords/>
  <dc:description/>
  <cp:lastModifiedBy>Rayang Amiriyanti</cp:lastModifiedBy>
  <cp:revision>12</cp:revision>
  <cp:lastPrinted>2020-10-08T03:43:00Z</cp:lastPrinted>
  <dcterms:created xsi:type="dcterms:W3CDTF">2020-11-07T14:09:00Z</dcterms:created>
  <dcterms:modified xsi:type="dcterms:W3CDTF">2020-11-09T04:47:00Z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0x010100C2F9CB5CC580EC46B5860198FEB9E710</vt:lpwstr>
  </property>
</Properties>
</file>